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44F3BC" w14:textId="77777777" w:rsidR="001B5EAA" w:rsidRDefault="001B5EAA">
      <w:pPr>
        <w:jc w:val="center"/>
        <w:rPr>
          <w:b/>
          <w:sz w:val="20"/>
          <w:szCs w:val="20"/>
        </w:rPr>
      </w:pPr>
    </w:p>
    <w:p w14:paraId="00000001" w14:textId="1B248668" w:rsidR="00BE3C69" w:rsidRPr="00C803C0" w:rsidRDefault="00485502">
      <w:pPr>
        <w:jc w:val="center"/>
        <w:rPr>
          <w:b/>
          <w:sz w:val="20"/>
          <w:szCs w:val="20"/>
        </w:rPr>
      </w:pPr>
      <w:r w:rsidRPr="00C803C0">
        <w:rPr>
          <w:b/>
          <w:sz w:val="20"/>
          <w:szCs w:val="20"/>
        </w:rPr>
        <w:t>FORMATO PARA EL DESARROLLO DE COMPONENTE FORMATIVO</w:t>
      </w:r>
    </w:p>
    <w:p w14:paraId="00000002" w14:textId="77777777" w:rsidR="00BE3C69" w:rsidRPr="00C803C0" w:rsidRDefault="00BE3C69">
      <w:pPr>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E3C69" w:rsidRPr="00C803C0" w14:paraId="490DBF46" w14:textId="77777777">
        <w:trPr>
          <w:trHeight w:val="340"/>
        </w:trPr>
        <w:tc>
          <w:tcPr>
            <w:tcW w:w="3397" w:type="dxa"/>
            <w:vAlign w:val="center"/>
          </w:tcPr>
          <w:p w14:paraId="00000003" w14:textId="77777777" w:rsidR="00BE3C69" w:rsidRPr="00C803C0" w:rsidRDefault="00485502">
            <w:pPr>
              <w:spacing w:line="276" w:lineRule="auto"/>
              <w:rPr>
                <w:sz w:val="20"/>
                <w:szCs w:val="20"/>
              </w:rPr>
            </w:pPr>
            <w:r w:rsidRPr="00C803C0">
              <w:rPr>
                <w:sz w:val="20"/>
                <w:szCs w:val="20"/>
              </w:rPr>
              <w:t>PROGRAMA DE FORMACIÓN</w:t>
            </w:r>
          </w:p>
        </w:tc>
        <w:tc>
          <w:tcPr>
            <w:tcW w:w="6565" w:type="dxa"/>
            <w:vAlign w:val="center"/>
          </w:tcPr>
          <w:p w14:paraId="00000004" w14:textId="77777777" w:rsidR="00BE3C69" w:rsidRPr="00C803C0" w:rsidRDefault="00485502">
            <w:pPr>
              <w:spacing w:line="276" w:lineRule="auto"/>
              <w:rPr>
                <w:b w:val="0"/>
                <w:color w:val="E36C09"/>
                <w:sz w:val="20"/>
                <w:szCs w:val="20"/>
              </w:rPr>
            </w:pPr>
            <w:r w:rsidRPr="00C803C0">
              <w:rPr>
                <w:b w:val="0"/>
                <w:sz w:val="20"/>
                <w:szCs w:val="20"/>
              </w:rPr>
              <w:t>Caracterización de componentes en ciberseguridad</w:t>
            </w:r>
          </w:p>
        </w:tc>
      </w:tr>
    </w:tbl>
    <w:p w14:paraId="00000005" w14:textId="77777777" w:rsidR="00BE3C69" w:rsidRPr="00C803C0" w:rsidRDefault="00BE3C69">
      <w:pPr>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BE3C69" w:rsidRPr="00C803C0" w14:paraId="2F6FB3E7" w14:textId="77777777">
        <w:trPr>
          <w:trHeight w:val="340"/>
        </w:trPr>
        <w:tc>
          <w:tcPr>
            <w:tcW w:w="1838" w:type="dxa"/>
            <w:vAlign w:val="center"/>
          </w:tcPr>
          <w:p w14:paraId="00000006" w14:textId="77777777" w:rsidR="00BE3C69" w:rsidRPr="00C803C0" w:rsidRDefault="00485502">
            <w:pPr>
              <w:rPr>
                <w:sz w:val="20"/>
                <w:szCs w:val="20"/>
              </w:rPr>
            </w:pPr>
            <w:r w:rsidRPr="00C803C0">
              <w:rPr>
                <w:sz w:val="20"/>
                <w:szCs w:val="20"/>
              </w:rPr>
              <w:t>COMPETENCIA</w:t>
            </w:r>
          </w:p>
        </w:tc>
        <w:tc>
          <w:tcPr>
            <w:tcW w:w="2835" w:type="dxa"/>
            <w:vAlign w:val="center"/>
          </w:tcPr>
          <w:p w14:paraId="00000007" w14:textId="77777777" w:rsidR="00BE3C69" w:rsidRPr="00C803C0" w:rsidRDefault="00485502" w:rsidP="006035EC">
            <w:pPr>
              <w:jc w:val="both"/>
              <w:rPr>
                <w:sz w:val="20"/>
                <w:szCs w:val="20"/>
                <w:u w:val="single"/>
              </w:rPr>
            </w:pPr>
            <w:r w:rsidRPr="00C803C0">
              <w:rPr>
                <w:b w:val="0"/>
                <w:sz w:val="20"/>
                <w:szCs w:val="20"/>
              </w:rPr>
              <w:t>220501108 - Diagnosticar la seguridad de la información de acuerdo con métodos de análisis y normativa técnica.</w:t>
            </w:r>
          </w:p>
        </w:tc>
        <w:tc>
          <w:tcPr>
            <w:tcW w:w="2126" w:type="dxa"/>
            <w:vAlign w:val="center"/>
          </w:tcPr>
          <w:p w14:paraId="00000008" w14:textId="77777777" w:rsidR="00BE3C69" w:rsidRPr="00C803C0" w:rsidRDefault="00485502" w:rsidP="006035EC">
            <w:pPr>
              <w:jc w:val="both"/>
              <w:rPr>
                <w:sz w:val="20"/>
                <w:szCs w:val="20"/>
              </w:rPr>
            </w:pPr>
            <w:r w:rsidRPr="00C803C0">
              <w:rPr>
                <w:sz w:val="20"/>
                <w:szCs w:val="20"/>
              </w:rPr>
              <w:t>RESULTADOS DE APRENDIZAJE</w:t>
            </w:r>
          </w:p>
        </w:tc>
        <w:tc>
          <w:tcPr>
            <w:tcW w:w="3163" w:type="dxa"/>
            <w:vAlign w:val="center"/>
          </w:tcPr>
          <w:p w14:paraId="00000009" w14:textId="4FEAD9C9" w:rsidR="00BE3C69" w:rsidRPr="00C803C0" w:rsidRDefault="00485502" w:rsidP="006035EC">
            <w:pPr>
              <w:ind w:left="66"/>
              <w:jc w:val="both"/>
              <w:rPr>
                <w:b w:val="0"/>
                <w:sz w:val="20"/>
                <w:szCs w:val="20"/>
              </w:rPr>
            </w:pPr>
            <w:r w:rsidRPr="00C803C0">
              <w:rPr>
                <w:b w:val="0"/>
                <w:sz w:val="20"/>
                <w:szCs w:val="20"/>
              </w:rPr>
              <w:t>220501108-</w:t>
            </w:r>
            <w:r w:rsidR="00C803C0">
              <w:rPr>
                <w:b w:val="0"/>
                <w:sz w:val="20"/>
                <w:szCs w:val="20"/>
              </w:rPr>
              <w:t>0</w:t>
            </w:r>
            <w:r w:rsidRPr="00C803C0">
              <w:rPr>
                <w:b w:val="0"/>
                <w:sz w:val="20"/>
                <w:szCs w:val="20"/>
              </w:rPr>
              <w:t>3</w:t>
            </w:r>
            <w:r w:rsidR="00C803C0">
              <w:rPr>
                <w:b w:val="0"/>
                <w:sz w:val="20"/>
                <w:szCs w:val="20"/>
              </w:rPr>
              <w:t xml:space="preserve"> -</w:t>
            </w:r>
            <w:r w:rsidRPr="00C803C0">
              <w:rPr>
                <w:b w:val="0"/>
                <w:sz w:val="20"/>
                <w:szCs w:val="20"/>
              </w:rPr>
              <w:t xml:space="preserve"> Analizar los riesgos dentro de la organiza</w:t>
            </w:r>
            <w:r w:rsidR="006035EC">
              <w:rPr>
                <w:b w:val="0"/>
                <w:sz w:val="20"/>
                <w:szCs w:val="20"/>
              </w:rPr>
              <w:t>ción de acuerdo con procesos, p</w:t>
            </w:r>
            <w:r w:rsidR="006035EC" w:rsidRPr="00C803C0">
              <w:rPr>
                <w:b w:val="0"/>
                <w:sz w:val="20"/>
                <w:szCs w:val="20"/>
              </w:rPr>
              <w:t>olíticas</w:t>
            </w:r>
            <w:r w:rsidRPr="00C803C0">
              <w:rPr>
                <w:b w:val="0"/>
                <w:sz w:val="20"/>
                <w:szCs w:val="20"/>
              </w:rPr>
              <w:t>, normas, protocolos y procedimientos internos de la organización.</w:t>
            </w:r>
          </w:p>
        </w:tc>
      </w:tr>
    </w:tbl>
    <w:p w14:paraId="0000000A" w14:textId="77777777" w:rsidR="00BE3C69" w:rsidRPr="00C803C0" w:rsidRDefault="00BE3C69">
      <w:pPr>
        <w:rPr>
          <w:sz w:val="20"/>
          <w:szCs w:val="20"/>
        </w:rPr>
      </w:pPr>
    </w:p>
    <w:p w14:paraId="0000000B" w14:textId="77777777" w:rsidR="00BE3C69" w:rsidRPr="00C803C0" w:rsidRDefault="00BE3C69">
      <w:pPr>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E3C69" w:rsidRPr="00C803C0" w14:paraId="6B5565BB" w14:textId="77777777">
        <w:trPr>
          <w:trHeight w:val="340"/>
        </w:trPr>
        <w:tc>
          <w:tcPr>
            <w:tcW w:w="3397" w:type="dxa"/>
            <w:vAlign w:val="center"/>
          </w:tcPr>
          <w:p w14:paraId="0000000C" w14:textId="77777777" w:rsidR="00BE3C69" w:rsidRPr="00C803C0" w:rsidRDefault="00485502">
            <w:pPr>
              <w:spacing w:line="276" w:lineRule="auto"/>
              <w:rPr>
                <w:sz w:val="20"/>
                <w:szCs w:val="20"/>
              </w:rPr>
            </w:pPr>
            <w:r w:rsidRPr="00C803C0">
              <w:rPr>
                <w:sz w:val="20"/>
                <w:szCs w:val="20"/>
              </w:rPr>
              <w:t>NÚMERO DEL COMPONENTE FORMATIVO</w:t>
            </w:r>
          </w:p>
        </w:tc>
        <w:tc>
          <w:tcPr>
            <w:tcW w:w="6565" w:type="dxa"/>
            <w:vAlign w:val="center"/>
          </w:tcPr>
          <w:p w14:paraId="0000000D" w14:textId="77777777" w:rsidR="00BE3C69" w:rsidRPr="00C803C0" w:rsidRDefault="00485502">
            <w:pPr>
              <w:spacing w:line="276" w:lineRule="auto"/>
              <w:rPr>
                <w:color w:val="E36C09"/>
                <w:sz w:val="20"/>
                <w:szCs w:val="20"/>
              </w:rPr>
            </w:pPr>
            <w:r w:rsidRPr="00C803C0">
              <w:rPr>
                <w:b w:val="0"/>
                <w:sz w:val="20"/>
                <w:szCs w:val="20"/>
              </w:rPr>
              <w:t>CF03</w:t>
            </w:r>
          </w:p>
        </w:tc>
      </w:tr>
      <w:tr w:rsidR="00BE3C69" w:rsidRPr="00C803C0" w14:paraId="462C9558" w14:textId="77777777">
        <w:trPr>
          <w:trHeight w:val="340"/>
        </w:trPr>
        <w:tc>
          <w:tcPr>
            <w:tcW w:w="3397" w:type="dxa"/>
            <w:vAlign w:val="center"/>
          </w:tcPr>
          <w:p w14:paraId="0000000E" w14:textId="77777777" w:rsidR="00BE3C69" w:rsidRPr="00C803C0" w:rsidRDefault="00485502">
            <w:pPr>
              <w:spacing w:line="276" w:lineRule="auto"/>
              <w:rPr>
                <w:sz w:val="20"/>
                <w:szCs w:val="20"/>
              </w:rPr>
            </w:pPr>
            <w:r w:rsidRPr="00C803C0">
              <w:rPr>
                <w:sz w:val="20"/>
                <w:szCs w:val="20"/>
              </w:rPr>
              <w:t>NOMBRE DEL COMPONENTE FORMATIVO</w:t>
            </w:r>
          </w:p>
        </w:tc>
        <w:tc>
          <w:tcPr>
            <w:tcW w:w="6565" w:type="dxa"/>
            <w:vAlign w:val="center"/>
          </w:tcPr>
          <w:p w14:paraId="0000000F" w14:textId="7014E65B" w:rsidR="00BE3C69" w:rsidRPr="00C803C0" w:rsidRDefault="00485502" w:rsidP="006035EC">
            <w:pPr>
              <w:spacing w:line="276" w:lineRule="auto"/>
              <w:jc w:val="both"/>
              <w:rPr>
                <w:color w:val="E36C09"/>
                <w:sz w:val="20"/>
                <w:szCs w:val="20"/>
              </w:rPr>
            </w:pPr>
            <w:r w:rsidRPr="00C803C0">
              <w:rPr>
                <w:b w:val="0"/>
                <w:sz w:val="20"/>
                <w:szCs w:val="20"/>
              </w:rPr>
              <w:t>Controles y estándares para el manejo de la seguridad de la información</w:t>
            </w:r>
            <w:ins w:id="0" w:author="JHON JAIRO RODRIGUEZ PEREZ" w:date="2022-03-29T10:22:00Z">
              <w:r w:rsidR="001B5EAA">
                <w:rPr>
                  <w:b w:val="0"/>
                  <w:sz w:val="20"/>
                  <w:szCs w:val="20"/>
                </w:rPr>
                <w:t>.</w:t>
              </w:r>
            </w:ins>
          </w:p>
        </w:tc>
      </w:tr>
      <w:tr w:rsidR="00BE3C69" w:rsidRPr="00C803C0" w14:paraId="376A25B7" w14:textId="77777777">
        <w:trPr>
          <w:trHeight w:val="340"/>
        </w:trPr>
        <w:tc>
          <w:tcPr>
            <w:tcW w:w="3397" w:type="dxa"/>
            <w:vAlign w:val="center"/>
          </w:tcPr>
          <w:p w14:paraId="00000010" w14:textId="77777777" w:rsidR="00BE3C69" w:rsidRPr="00C803C0" w:rsidRDefault="00485502">
            <w:pPr>
              <w:spacing w:line="276" w:lineRule="auto"/>
              <w:rPr>
                <w:sz w:val="20"/>
                <w:szCs w:val="20"/>
              </w:rPr>
            </w:pPr>
            <w:r w:rsidRPr="00C803C0">
              <w:rPr>
                <w:sz w:val="20"/>
                <w:szCs w:val="20"/>
              </w:rPr>
              <w:t>BREVE DESCRIPCIÓN</w:t>
            </w:r>
          </w:p>
        </w:tc>
        <w:tc>
          <w:tcPr>
            <w:tcW w:w="6565" w:type="dxa"/>
            <w:vAlign w:val="center"/>
          </w:tcPr>
          <w:p w14:paraId="00000011" w14:textId="77777777" w:rsidR="00BE3C69" w:rsidRPr="00C803C0" w:rsidRDefault="00485502" w:rsidP="006035EC">
            <w:pPr>
              <w:spacing w:line="276" w:lineRule="auto"/>
              <w:jc w:val="both"/>
              <w:rPr>
                <w:color w:val="E36C09"/>
                <w:sz w:val="20"/>
                <w:szCs w:val="20"/>
              </w:rPr>
            </w:pPr>
            <w:r w:rsidRPr="00C803C0">
              <w:rPr>
                <w:b w:val="0"/>
                <w:sz w:val="20"/>
                <w:szCs w:val="20"/>
              </w:rPr>
              <w:t>En este componente formativo se trabajarán las políticas para el manejo del riesgo y amenazas de seguridad, herramientas para la prevención y cuidado del uso del ciberespacio y el marco de trabajo de ciberseguridad NIST para la gestión de riesgos.</w:t>
            </w:r>
          </w:p>
        </w:tc>
      </w:tr>
      <w:tr w:rsidR="00BE3C69" w:rsidRPr="00C803C0" w14:paraId="7E35A1A9" w14:textId="77777777">
        <w:trPr>
          <w:trHeight w:val="340"/>
        </w:trPr>
        <w:tc>
          <w:tcPr>
            <w:tcW w:w="3397" w:type="dxa"/>
            <w:vAlign w:val="center"/>
          </w:tcPr>
          <w:p w14:paraId="00000012" w14:textId="77777777" w:rsidR="00BE3C69" w:rsidRPr="00C803C0" w:rsidRDefault="00485502">
            <w:pPr>
              <w:spacing w:line="276" w:lineRule="auto"/>
              <w:rPr>
                <w:sz w:val="20"/>
                <w:szCs w:val="20"/>
              </w:rPr>
            </w:pPr>
            <w:r w:rsidRPr="00C803C0">
              <w:rPr>
                <w:sz w:val="20"/>
                <w:szCs w:val="20"/>
              </w:rPr>
              <w:t>PALABRAS CLAVE</w:t>
            </w:r>
          </w:p>
        </w:tc>
        <w:tc>
          <w:tcPr>
            <w:tcW w:w="6565" w:type="dxa"/>
            <w:vAlign w:val="center"/>
          </w:tcPr>
          <w:p w14:paraId="00000013" w14:textId="6CD62F3C" w:rsidR="00BE3C69" w:rsidRPr="00C803C0" w:rsidRDefault="00485502">
            <w:pPr>
              <w:spacing w:line="276" w:lineRule="auto"/>
              <w:rPr>
                <w:sz w:val="20"/>
                <w:szCs w:val="20"/>
              </w:rPr>
            </w:pPr>
            <w:r w:rsidRPr="00C803C0">
              <w:rPr>
                <w:b w:val="0"/>
                <w:sz w:val="20"/>
                <w:szCs w:val="20"/>
              </w:rPr>
              <w:t>Ciberespacio, gestión, NIST, políticas de seguridad, prevención</w:t>
            </w:r>
            <w:ins w:id="1" w:author="JHON JAIRO RODRIGUEZ PEREZ" w:date="2022-03-29T10:23:00Z">
              <w:r w:rsidR="001B5EAA">
                <w:rPr>
                  <w:b w:val="0"/>
                  <w:sz w:val="20"/>
                  <w:szCs w:val="20"/>
                </w:rPr>
                <w:t>.</w:t>
              </w:r>
            </w:ins>
          </w:p>
        </w:tc>
      </w:tr>
    </w:tbl>
    <w:p w14:paraId="00000014" w14:textId="77777777" w:rsidR="00BE3C69" w:rsidRPr="00C803C0" w:rsidRDefault="00BE3C69">
      <w:pPr>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E3C69" w:rsidRPr="00C803C0" w14:paraId="6A87DBD5" w14:textId="77777777">
        <w:trPr>
          <w:trHeight w:val="340"/>
        </w:trPr>
        <w:tc>
          <w:tcPr>
            <w:tcW w:w="3397" w:type="dxa"/>
            <w:vAlign w:val="center"/>
          </w:tcPr>
          <w:p w14:paraId="00000015" w14:textId="77777777" w:rsidR="00BE3C69" w:rsidRPr="00C803C0" w:rsidRDefault="00485502">
            <w:pPr>
              <w:spacing w:line="276" w:lineRule="auto"/>
              <w:rPr>
                <w:sz w:val="20"/>
                <w:szCs w:val="20"/>
              </w:rPr>
            </w:pPr>
            <w:r w:rsidRPr="00C803C0">
              <w:rPr>
                <w:sz w:val="20"/>
                <w:szCs w:val="20"/>
              </w:rPr>
              <w:t>ÁREA OCUPACIONAL</w:t>
            </w:r>
          </w:p>
        </w:tc>
        <w:tc>
          <w:tcPr>
            <w:tcW w:w="6565" w:type="dxa"/>
            <w:vAlign w:val="center"/>
          </w:tcPr>
          <w:p w14:paraId="00000016" w14:textId="77777777" w:rsidR="00BE3C69" w:rsidRPr="006035EC" w:rsidRDefault="00485502">
            <w:pPr>
              <w:spacing w:line="276" w:lineRule="auto"/>
              <w:rPr>
                <w:color w:val="000000"/>
                <w:sz w:val="20"/>
                <w:szCs w:val="20"/>
              </w:rPr>
            </w:pPr>
            <w:r w:rsidRPr="006035EC">
              <w:rPr>
                <w:color w:val="000000"/>
                <w:sz w:val="20"/>
                <w:szCs w:val="20"/>
              </w:rPr>
              <w:t>6 - VENTAS Y SERVICIOS</w:t>
            </w:r>
          </w:p>
        </w:tc>
      </w:tr>
      <w:tr w:rsidR="00BE3C69" w:rsidRPr="00C803C0" w14:paraId="79097BED" w14:textId="77777777">
        <w:trPr>
          <w:trHeight w:val="465"/>
        </w:trPr>
        <w:tc>
          <w:tcPr>
            <w:tcW w:w="3397" w:type="dxa"/>
            <w:vAlign w:val="center"/>
          </w:tcPr>
          <w:p w14:paraId="00000017" w14:textId="77777777" w:rsidR="00BE3C69" w:rsidRPr="00C803C0" w:rsidRDefault="00485502">
            <w:pPr>
              <w:spacing w:line="276" w:lineRule="auto"/>
              <w:rPr>
                <w:sz w:val="20"/>
                <w:szCs w:val="20"/>
              </w:rPr>
            </w:pPr>
            <w:r w:rsidRPr="00C803C0">
              <w:rPr>
                <w:sz w:val="20"/>
                <w:szCs w:val="20"/>
              </w:rPr>
              <w:t>IDIOMA</w:t>
            </w:r>
          </w:p>
        </w:tc>
        <w:tc>
          <w:tcPr>
            <w:tcW w:w="6565" w:type="dxa"/>
            <w:vAlign w:val="center"/>
          </w:tcPr>
          <w:p w14:paraId="00000018" w14:textId="77777777" w:rsidR="00BE3C69" w:rsidRPr="00650F9D" w:rsidRDefault="00485502">
            <w:pPr>
              <w:spacing w:line="276" w:lineRule="auto"/>
              <w:rPr>
                <w:color w:val="E36C09"/>
                <w:sz w:val="20"/>
                <w:szCs w:val="20"/>
              </w:rPr>
            </w:pPr>
            <w:r w:rsidRPr="00650F9D">
              <w:rPr>
                <w:sz w:val="20"/>
                <w:szCs w:val="20"/>
              </w:rPr>
              <w:t>Español</w:t>
            </w:r>
          </w:p>
        </w:tc>
      </w:tr>
    </w:tbl>
    <w:p w14:paraId="00000019" w14:textId="77777777" w:rsidR="00BE3C69" w:rsidRPr="00C803C0" w:rsidRDefault="00BE3C69">
      <w:pPr>
        <w:rPr>
          <w:sz w:val="20"/>
          <w:szCs w:val="20"/>
        </w:rPr>
      </w:pPr>
    </w:p>
    <w:p w14:paraId="0000001A" w14:textId="77777777" w:rsidR="00BE3C69" w:rsidRPr="00C803C0" w:rsidRDefault="00BE3C69">
      <w:pPr>
        <w:rPr>
          <w:sz w:val="20"/>
          <w:szCs w:val="20"/>
        </w:rPr>
      </w:pPr>
    </w:p>
    <w:p w14:paraId="0000001B" w14:textId="2358E697" w:rsidR="00BE3C69" w:rsidRPr="00C803C0" w:rsidRDefault="00F35F03" w:rsidP="006035EC">
      <w:pPr>
        <w:numPr>
          <w:ilvl w:val="0"/>
          <w:numId w:val="1"/>
        </w:numPr>
        <w:pBdr>
          <w:top w:val="nil"/>
          <w:left w:val="nil"/>
          <w:bottom w:val="nil"/>
          <w:right w:val="nil"/>
          <w:between w:val="nil"/>
        </w:pBdr>
        <w:ind w:left="284" w:hanging="284"/>
        <w:jc w:val="both"/>
        <w:rPr>
          <w:b/>
          <w:color w:val="000000"/>
          <w:sz w:val="20"/>
          <w:szCs w:val="20"/>
        </w:rPr>
      </w:pPr>
      <w:r w:rsidRPr="00C803C0">
        <w:rPr>
          <w:b/>
          <w:color w:val="000000"/>
          <w:sz w:val="20"/>
          <w:szCs w:val="20"/>
        </w:rPr>
        <w:t>TABLA DE CONTENIDOS</w:t>
      </w:r>
    </w:p>
    <w:p w14:paraId="0000001C" w14:textId="77777777" w:rsidR="00BE3C69" w:rsidRPr="00C803C0" w:rsidRDefault="00BE3C69">
      <w:pPr>
        <w:rPr>
          <w:b/>
          <w:sz w:val="20"/>
          <w:szCs w:val="20"/>
        </w:rPr>
      </w:pPr>
    </w:p>
    <w:p w14:paraId="0000001D" w14:textId="77777777" w:rsidR="00BE3C69" w:rsidRPr="00C803C0" w:rsidRDefault="00485502">
      <w:pPr>
        <w:pBdr>
          <w:top w:val="nil"/>
          <w:left w:val="nil"/>
          <w:bottom w:val="nil"/>
          <w:right w:val="nil"/>
          <w:between w:val="nil"/>
        </w:pBdr>
        <w:rPr>
          <w:b/>
          <w:sz w:val="20"/>
          <w:szCs w:val="20"/>
        </w:rPr>
      </w:pPr>
      <w:r w:rsidRPr="00C803C0">
        <w:rPr>
          <w:b/>
          <w:sz w:val="20"/>
          <w:szCs w:val="20"/>
        </w:rPr>
        <w:t>Introducción</w:t>
      </w:r>
    </w:p>
    <w:p w14:paraId="0000001E" w14:textId="77777777" w:rsidR="00BE3C69" w:rsidRPr="00C803C0" w:rsidRDefault="00485502">
      <w:pPr>
        <w:pBdr>
          <w:top w:val="nil"/>
          <w:left w:val="nil"/>
          <w:bottom w:val="nil"/>
          <w:right w:val="nil"/>
          <w:between w:val="nil"/>
        </w:pBdr>
        <w:rPr>
          <w:b/>
          <w:sz w:val="20"/>
          <w:szCs w:val="20"/>
        </w:rPr>
      </w:pPr>
      <w:r w:rsidRPr="00C803C0">
        <w:rPr>
          <w:b/>
          <w:sz w:val="20"/>
          <w:szCs w:val="20"/>
        </w:rPr>
        <w:t>1. Riesgo y estimación</w:t>
      </w:r>
    </w:p>
    <w:p w14:paraId="0000001F" w14:textId="77777777" w:rsidR="00BE3C69" w:rsidRPr="00C803C0" w:rsidRDefault="00485502">
      <w:pPr>
        <w:pBdr>
          <w:top w:val="nil"/>
          <w:left w:val="nil"/>
          <w:bottom w:val="nil"/>
          <w:right w:val="nil"/>
          <w:between w:val="nil"/>
        </w:pBdr>
        <w:rPr>
          <w:b/>
          <w:sz w:val="20"/>
          <w:szCs w:val="20"/>
        </w:rPr>
      </w:pPr>
      <w:r w:rsidRPr="00C803C0">
        <w:rPr>
          <w:b/>
          <w:sz w:val="20"/>
          <w:szCs w:val="20"/>
        </w:rPr>
        <w:t>2. Controles de seguridad en una red</w:t>
      </w:r>
    </w:p>
    <w:p w14:paraId="00000020" w14:textId="77777777" w:rsidR="00BE3C69" w:rsidRPr="00C803C0" w:rsidRDefault="00485502">
      <w:pPr>
        <w:pBdr>
          <w:top w:val="nil"/>
          <w:left w:val="nil"/>
          <w:bottom w:val="nil"/>
          <w:right w:val="nil"/>
          <w:between w:val="nil"/>
        </w:pBdr>
        <w:rPr>
          <w:b/>
          <w:sz w:val="20"/>
          <w:szCs w:val="20"/>
        </w:rPr>
      </w:pPr>
      <w:r w:rsidRPr="00C803C0">
        <w:rPr>
          <w:b/>
          <w:sz w:val="20"/>
          <w:szCs w:val="20"/>
        </w:rPr>
        <w:t>3. Seguridad física y políticas de seguridad</w:t>
      </w:r>
    </w:p>
    <w:p w14:paraId="00000021" w14:textId="77777777" w:rsidR="00BE3C69" w:rsidRPr="00C803C0" w:rsidRDefault="00485502">
      <w:pPr>
        <w:pBdr>
          <w:top w:val="nil"/>
          <w:left w:val="nil"/>
          <w:bottom w:val="nil"/>
          <w:right w:val="nil"/>
          <w:between w:val="nil"/>
        </w:pBdr>
        <w:rPr>
          <w:b/>
          <w:sz w:val="20"/>
          <w:szCs w:val="20"/>
        </w:rPr>
      </w:pPr>
      <w:r w:rsidRPr="00C803C0">
        <w:rPr>
          <w:b/>
          <w:sz w:val="20"/>
          <w:szCs w:val="20"/>
        </w:rPr>
        <w:t>4. Estándar ISO27001 y estándares para el manejo de la seguridad informática</w:t>
      </w:r>
    </w:p>
    <w:p w14:paraId="00000022" w14:textId="56E17B39" w:rsidR="00BE3C69" w:rsidRPr="00C803C0" w:rsidRDefault="00485502">
      <w:pPr>
        <w:pBdr>
          <w:top w:val="nil"/>
          <w:left w:val="nil"/>
          <w:bottom w:val="nil"/>
          <w:right w:val="nil"/>
          <w:between w:val="nil"/>
        </w:pBdr>
        <w:rPr>
          <w:b/>
          <w:sz w:val="20"/>
          <w:szCs w:val="20"/>
        </w:rPr>
      </w:pPr>
      <w:r w:rsidRPr="00C803C0">
        <w:rPr>
          <w:b/>
          <w:sz w:val="20"/>
          <w:szCs w:val="20"/>
        </w:rPr>
        <w:t>5. Análisis de riesgo y recuperación de desastres</w:t>
      </w:r>
    </w:p>
    <w:p w14:paraId="00000023" w14:textId="77777777" w:rsidR="00BE3C69" w:rsidRPr="00C803C0" w:rsidRDefault="00485502">
      <w:pPr>
        <w:pBdr>
          <w:top w:val="nil"/>
          <w:left w:val="nil"/>
          <w:bottom w:val="nil"/>
          <w:right w:val="nil"/>
          <w:between w:val="nil"/>
        </w:pBdr>
        <w:rPr>
          <w:b/>
          <w:sz w:val="20"/>
          <w:szCs w:val="20"/>
        </w:rPr>
      </w:pPr>
      <w:r w:rsidRPr="00C803C0">
        <w:rPr>
          <w:b/>
          <w:sz w:val="20"/>
          <w:szCs w:val="20"/>
        </w:rPr>
        <w:t>Síntesis</w:t>
      </w:r>
    </w:p>
    <w:p w14:paraId="00000024" w14:textId="77777777" w:rsidR="00BE3C69" w:rsidRPr="00C803C0" w:rsidRDefault="00BE3C69">
      <w:pPr>
        <w:pBdr>
          <w:top w:val="nil"/>
          <w:left w:val="nil"/>
          <w:bottom w:val="nil"/>
          <w:right w:val="nil"/>
          <w:between w:val="nil"/>
        </w:pBdr>
        <w:rPr>
          <w:b/>
          <w:sz w:val="20"/>
          <w:szCs w:val="20"/>
        </w:rPr>
      </w:pPr>
    </w:p>
    <w:p w14:paraId="00000025" w14:textId="77777777" w:rsidR="00BE3C69" w:rsidRPr="00C803C0" w:rsidRDefault="00BE3C69">
      <w:pPr>
        <w:pBdr>
          <w:top w:val="nil"/>
          <w:left w:val="nil"/>
          <w:bottom w:val="nil"/>
          <w:right w:val="nil"/>
          <w:between w:val="nil"/>
        </w:pBdr>
        <w:rPr>
          <w:b/>
          <w:sz w:val="20"/>
          <w:szCs w:val="20"/>
        </w:rPr>
      </w:pPr>
    </w:p>
    <w:p w14:paraId="00000026" w14:textId="35A4FEA6" w:rsidR="00BE3C69" w:rsidRPr="00C803C0" w:rsidRDefault="00F35F03" w:rsidP="006035EC">
      <w:pPr>
        <w:numPr>
          <w:ilvl w:val="0"/>
          <w:numId w:val="1"/>
        </w:numPr>
        <w:pBdr>
          <w:top w:val="nil"/>
          <w:left w:val="nil"/>
          <w:bottom w:val="nil"/>
          <w:right w:val="nil"/>
          <w:between w:val="nil"/>
        </w:pBdr>
        <w:ind w:left="284" w:hanging="284"/>
        <w:rPr>
          <w:b/>
          <w:sz w:val="20"/>
          <w:szCs w:val="20"/>
        </w:rPr>
      </w:pPr>
      <w:r w:rsidRPr="00C803C0">
        <w:rPr>
          <w:b/>
          <w:sz w:val="20"/>
          <w:szCs w:val="20"/>
        </w:rPr>
        <w:t>INTRODUCCIÓN</w:t>
      </w:r>
    </w:p>
    <w:p w14:paraId="00000027" w14:textId="77777777" w:rsidR="00BE3C69" w:rsidRPr="00C803C0" w:rsidRDefault="00BE3C69">
      <w:pPr>
        <w:pBdr>
          <w:top w:val="nil"/>
          <w:left w:val="nil"/>
          <w:bottom w:val="nil"/>
          <w:right w:val="nil"/>
          <w:between w:val="nil"/>
        </w:pBdr>
        <w:jc w:val="both"/>
        <w:rPr>
          <w:b/>
          <w:sz w:val="20"/>
          <w:szCs w:val="20"/>
        </w:rPr>
      </w:pPr>
    </w:p>
    <w:p w14:paraId="00000028" w14:textId="77777777" w:rsidR="00BE3C69" w:rsidRPr="00C803C0" w:rsidRDefault="00BE3C69">
      <w:pPr>
        <w:pBdr>
          <w:top w:val="nil"/>
          <w:left w:val="nil"/>
          <w:bottom w:val="nil"/>
          <w:right w:val="nil"/>
          <w:between w:val="nil"/>
        </w:pBdr>
        <w:jc w:val="both"/>
        <w:rPr>
          <w:b/>
          <w:sz w:val="20"/>
          <w:szCs w:val="20"/>
        </w:rPr>
      </w:pPr>
    </w:p>
    <w:p w14:paraId="00000029" w14:textId="5AEF8681" w:rsidR="00BE3C69" w:rsidRPr="00C803C0" w:rsidRDefault="00485502">
      <w:pPr>
        <w:pBdr>
          <w:top w:val="nil"/>
          <w:left w:val="nil"/>
          <w:bottom w:val="nil"/>
          <w:right w:val="nil"/>
          <w:between w:val="nil"/>
        </w:pBdr>
        <w:spacing w:line="360" w:lineRule="auto"/>
        <w:jc w:val="both"/>
        <w:rPr>
          <w:sz w:val="20"/>
          <w:szCs w:val="20"/>
        </w:rPr>
      </w:pPr>
      <w:r w:rsidRPr="00C803C0">
        <w:rPr>
          <w:sz w:val="20"/>
          <w:szCs w:val="20"/>
        </w:rPr>
        <w:t xml:space="preserve">El componente formativo «Controles y estándares para el manejo de la seguridad de la información» pretende brindar los conocimientos iniciales para realizar una adecuada comprensión sobre los diferentes riesgos y una estimación de </w:t>
      </w:r>
      <w:del w:id="2" w:author="JHON JAIRO RODRIGUEZ PEREZ" w:date="2022-03-29T10:25:00Z">
        <w:r w:rsidRPr="00C803C0" w:rsidDel="001B5EAA">
          <w:rPr>
            <w:sz w:val="20"/>
            <w:szCs w:val="20"/>
          </w:rPr>
          <w:delText>los mismos</w:delText>
        </w:r>
      </w:del>
      <w:ins w:id="3" w:author="JHON JAIRO RODRIGUEZ PEREZ" w:date="2022-03-29T10:25:00Z">
        <w:r w:rsidR="001B5EAA" w:rsidRPr="00C803C0">
          <w:rPr>
            <w:sz w:val="20"/>
            <w:szCs w:val="20"/>
          </w:rPr>
          <w:t>estos</w:t>
        </w:r>
      </w:ins>
      <w:r w:rsidRPr="00C803C0">
        <w:rPr>
          <w:sz w:val="20"/>
          <w:szCs w:val="20"/>
        </w:rPr>
        <w:t>. El siguiente video expone cada una de las temáticas a desarrollar y su importancia en esta área</w:t>
      </w:r>
      <w:r w:rsidR="00F35F03">
        <w:rPr>
          <w:sz w:val="20"/>
          <w:szCs w:val="20"/>
        </w:rPr>
        <w:t>:</w:t>
      </w:r>
    </w:p>
    <w:p w14:paraId="0000002A" w14:textId="77777777" w:rsidR="00BE3C69" w:rsidRPr="00C803C0" w:rsidRDefault="00BE3C69">
      <w:pPr>
        <w:pBdr>
          <w:top w:val="nil"/>
          <w:left w:val="nil"/>
          <w:bottom w:val="nil"/>
          <w:right w:val="nil"/>
          <w:between w:val="nil"/>
        </w:pBdr>
        <w:spacing w:line="360" w:lineRule="auto"/>
        <w:jc w:val="both"/>
        <w:rPr>
          <w:sz w:val="20"/>
          <w:szCs w:val="20"/>
        </w:rPr>
      </w:pPr>
    </w:p>
    <w:p w14:paraId="0000002B" w14:textId="77777777" w:rsidR="00BE3C69" w:rsidRPr="00C803C0" w:rsidRDefault="00BE3C69">
      <w:pPr>
        <w:pBdr>
          <w:top w:val="nil"/>
          <w:left w:val="nil"/>
          <w:bottom w:val="nil"/>
          <w:right w:val="nil"/>
          <w:between w:val="nil"/>
        </w:pBdr>
        <w:spacing w:line="360" w:lineRule="auto"/>
        <w:jc w:val="both"/>
        <w:rPr>
          <w:sz w:val="20"/>
          <w:szCs w:val="20"/>
        </w:rPr>
      </w:pPr>
    </w:p>
    <w:p w14:paraId="0000002C" w14:textId="77777777" w:rsidR="00BE3C69" w:rsidRPr="00C803C0" w:rsidRDefault="00485502">
      <w:pPr>
        <w:pBdr>
          <w:top w:val="nil"/>
          <w:left w:val="nil"/>
          <w:bottom w:val="nil"/>
          <w:right w:val="nil"/>
          <w:between w:val="nil"/>
        </w:pBdr>
        <w:spacing w:line="360" w:lineRule="auto"/>
        <w:jc w:val="both"/>
        <w:rPr>
          <w:sz w:val="20"/>
          <w:szCs w:val="20"/>
        </w:rPr>
      </w:pPr>
      <w:r w:rsidRPr="00C803C0">
        <w:rPr>
          <w:noProof/>
          <w:lang w:val="es-MX" w:eastAsia="es-MX"/>
        </w:rPr>
        <mc:AlternateContent>
          <mc:Choice Requires="wps">
            <w:drawing>
              <wp:anchor distT="0" distB="0" distL="114300" distR="114300" simplePos="0" relativeHeight="251658240" behindDoc="0" locked="0" layoutInCell="1" hidden="0" allowOverlap="1" wp14:anchorId="302474D1" wp14:editId="01A23159">
                <wp:simplePos x="0" y="0"/>
                <wp:positionH relativeFrom="column">
                  <wp:posOffset>-38099</wp:posOffset>
                </wp:positionH>
                <wp:positionV relativeFrom="paragraph">
                  <wp:posOffset>76200</wp:posOffset>
                </wp:positionV>
                <wp:extent cx="6365875" cy="1146556"/>
                <wp:effectExtent l="0" t="0" r="0" b="0"/>
                <wp:wrapNone/>
                <wp:docPr id="162" name="Rectángulo 162"/>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DD559EE" w14:textId="77777777" w:rsidR="00BE3C69" w:rsidRDefault="00485502">
                            <w:pPr>
                              <w:spacing w:line="275" w:lineRule="auto"/>
                              <w:jc w:val="center"/>
                              <w:textDirection w:val="btLr"/>
                            </w:pPr>
                            <w:r>
                              <w:rPr>
                                <w:color w:val="FFFFFF"/>
                                <w:sz w:val="36"/>
                              </w:rPr>
                              <w:t>CF03_Video_introductorio</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2" o:spid="_x0000_s1026" style="position:absolute;left:0;text-align:left;margin-left:-3pt;margin-top:6pt;width:501.25pt;height:90.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" fillcolor="#ed7d31" strokecolor="#42719b" strokeweight="1pt">
                <v:stroke startarrowwidth="narrow" startarrowlength="short" endarrowwidth="narrow" endarrowlength="short" miterlimit="5243f"/>
                <v:textbox inset="2.53958mm,1.2694mm,2.53958mm,1.2694mm">
                  <w:txbxContent>
                    <w:p w14:paraId="4DD559EE" w14:textId="77777777" w:rsidR="00BE3C69" w:rsidRDefault="00485502">
                      <w:pPr>
                        <w:spacing w:line="275" w:lineRule="auto"/>
                        <w:jc w:val="center"/>
                        <w:textDirection w:val="btLr"/>
                      </w:pPr>
                      <w:r>
                        <w:rPr>
                          <w:color w:val="FFFFFF"/>
                          <w:sz w:val="36"/>
                        </w:rPr>
                        <w:t>CF03_Video_introductorio</w:t>
                      </w:r>
                    </w:p>
                  </w:txbxContent>
                </v:textbox>
              </v:rect>
            </w:pict>
          </mc:Fallback>
        </mc:AlternateContent>
      </w:r>
    </w:p>
    <w:p w14:paraId="0000002D" w14:textId="3207F461" w:rsidR="00BE3C69" w:rsidRPr="00C803C0" w:rsidRDefault="00CC3A30">
      <w:pPr>
        <w:pBdr>
          <w:top w:val="nil"/>
          <w:left w:val="nil"/>
          <w:bottom w:val="nil"/>
          <w:right w:val="nil"/>
          <w:between w:val="nil"/>
        </w:pBdr>
        <w:spacing w:line="360" w:lineRule="auto"/>
        <w:jc w:val="both"/>
        <w:rPr>
          <w:sz w:val="20"/>
          <w:szCs w:val="20"/>
        </w:rPr>
      </w:pPr>
      <w:sdt>
        <w:sdtPr>
          <w:tag w:val="goog_rdk_0"/>
          <w:id w:val="918297000"/>
          <w:showingPlcHdr/>
        </w:sdtPr>
        <w:sdtEndPr/>
        <w:sdtContent>
          <w:r w:rsidR="001B5EAA">
            <w:t xml:space="preserve">     </w:t>
          </w:r>
          <w:commentRangeStart w:id="4"/>
        </w:sdtContent>
      </w:sdt>
    </w:p>
    <w:commentRangeEnd w:id="4"/>
    <w:p w14:paraId="0000002E" w14:textId="77777777" w:rsidR="00BE3C69" w:rsidRPr="00C803C0" w:rsidRDefault="00485502">
      <w:pPr>
        <w:pBdr>
          <w:top w:val="nil"/>
          <w:left w:val="nil"/>
          <w:bottom w:val="nil"/>
          <w:right w:val="nil"/>
          <w:between w:val="nil"/>
        </w:pBdr>
        <w:spacing w:line="360" w:lineRule="auto"/>
        <w:jc w:val="both"/>
        <w:rPr>
          <w:sz w:val="20"/>
          <w:szCs w:val="20"/>
        </w:rPr>
      </w:pPr>
      <w:r w:rsidRPr="00C803C0">
        <w:commentReference w:id="4"/>
      </w:r>
    </w:p>
    <w:p w14:paraId="0000002F" w14:textId="77777777" w:rsidR="00BE3C69" w:rsidRPr="00C803C0" w:rsidRDefault="00BE3C69">
      <w:pPr>
        <w:pBdr>
          <w:top w:val="nil"/>
          <w:left w:val="nil"/>
          <w:bottom w:val="nil"/>
          <w:right w:val="nil"/>
          <w:between w:val="nil"/>
        </w:pBdr>
        <w:spacing w:line="360" w:lineRule="auto"/>
        <w:jc w:val="both"/>
        <w:rPr>
          <w:sz w:val="20"/>
          <w:szCs w:val="20"/>
        </w:rPr>
      </w:pPr>
    </w:p>
    <w:p w14:paraId="00000030" w14:textId="77777777" w:rsidR="00BE3C69" w:rsidRPr="00C803C0" w:rsidRDefault="00BE3C69">
      <w:pPr>
        <w:pBdr>
          <w:top w:val="nil"/>
          <w:left w:val="nil"/>
          <w:bottom w:val="nil"/>
          <w:right w:val="nil"/>
          <w:between w:val="nil"/>
        </w:pBdr>
        <w:spacing w:line="360" w:lineRule="auto"/>
        <w:jc w:val="both"/>
        <w:rPr>
          <w:sz w:val="20"/>
          <w:szCs w:val="20"/>
        </w:rPr>
      </w:pPr>
    </w:p>
    <w:p w14:paraId="00000031" w14:textId="77777777" w:rsidR="00BE3C69" w:rsidRPr="00C803C0" w:rsidRDefault="00BE3C69">
      <w:pPr>
        <w:pBdr>
          <w:top w:val="nil"/>
          <w:left w:val="nil"/>
          <w:bottom w:val="nil"/>
          <w:right w:val="nil"/>
          <w:between w:val="nil"/>
        </w:pBdr>
        <w:spacing w:line="360" w:lineRule="auto"/>
        <w:jc w:val="both"/>
        <w:rPr>
          <w:b/>
          <w:sz w:val="20"/>
          <w:szCs w:val="20"/>
        </w:rPr>
      </w:pPr>
    </w:p>
    <w:p w14:paraId="00000032" w14:textId="77777777" w:rsidR="00BE3C69" w:rsidRPr="00C803C0" w:rsidRDefault="00BE3C69">
      <w:pPr>
        <w:pBdr>
          <w:top w:val="nil"/>
          <w:left w:val="nil"/>
          <w:bottom w:val="nil"/>
          <w:right w:val="nil"/>
          <w:between w:val="nil"/>
        </w:pBdr>
        <w:rPr>
          <w:b/>
          <w:sz w:val="20"/>
          <w:szCs w:val="20"/>
        </w:rPr>
      </w:pPr>
    </w:p>
    <w:p w14:paraId="00000033" w14:textId="77777777" w:rsidR="00BE3C69" w:rsidRPr="00C803C0" w:rsidRDefault="00BE3C69">
      <w:pPr>
        <w:pBdr>
          <w:top w:val="nil"/>
          <w:left w:val="nil"/>
          <w:bottom w:val="nil"/>
          <w:right w:val="nil"/>
          <w:between w:val="nil"/>
        </w:pBdr>
        <w:rPr>
          <w:b/>
          <w:sz w:val="20"/>
          <w:szCs w:val="20"/>
        </w:rPr>
      </w:pPr>
    </w:p>
    <w:p w14:paraId="00000034" w14:textId="187908D2" w:rsidR="00BE3C69" w:rsidRPr="00C803C0" w:rsidRDefault="0023666B" w:rsidP="006035EC">
      <w:pPr>
        <w:numPr>
          <w:ilvl w:val="0"/>
          <w:numId w:val="1"/>
        </w:numPr>
        <w:pBdr>
          <w:top w:val="nil"/>
          <w:left w:val="nil"/>
          <w:bottom w:val="nil"/>
          <w:right w:val="nil"/>
          <w:between w:val="nil"/>
        </w:pBdr>
        <w:ind w:left="284" w:hanging="284"/>
        <w:rPr>
          <w:b/>
          <w:color w:val="000000"/>
          <w:sz w:val="20"/>
          <w:szCs w:val="20"/>
        </w:rPr>
      </w:pPr>
      <w:r w:rsidRPr="00C803C0">
        <w:rPr>
          <w:b/>
          <w:color w:val="000000"/>
          <w:sz w:val="20"/>
          <w:szCs w:val="20"/>
        </w:rPr>
        <w:t>DESARROLLO DE CONTENIDOS</w:t>
      </w:r>
    </w:p>
    <w:p w14:paraId="00000035" w14:textId="77777777" w:rsidR="00BE3C69" w:rsidRPr="00C803C0" w:rsidRDefault="00BE3C69">
      <w:pPr>
        <w:rPr>
          <w:b/>
          <w:sz w:val="20"/>
          <w:szCs w:val="20"/>
        </w:rPr>
      </w:pPr>
    </w:p>
    <w:p w14:paraId="00000036" w14:textId="77777777" w:rsidR="00BE3C69" w:rsidRPr="00C803C0" w:rsidRDefault="00485502">
      <w:pPr>
        <w:pBdr>
          <w:top w:val="nil"/>
          <w:left w:val="nil"/>
          <w:bottom w:val="nil"/>
          <w:right w:val="nil"/>
          <w:between w:val="nil"/>
        </w:pBdr>
        <w:rPr>
          <w:b/>
          <w:sz w:val="20"/>
          <w:szCs w:val="20"/>
        </w:rPr>
      </w:pPr>
      <w:r w:rsidRPr="00C803C0">
        <w:rPr>
          <w:b/>
          <w:sz w:val="20"/>
          <w:szCs w:val="20"/>
        </w:rPr>
        <w:t>1. Riesgo y estimación</w:t>
      </w:r>
    </w:p>
    <w:p w14:paraId="00000037" w14:textId="77777777" w:rsidR="00BE3C69" w:rsidRPr="00C803C0" w:rsidRDefault="00BE3C69">
      <w:pPr>
        <w:jc w:val="both"/>
        <w:rPr>
          <w:color w:val="7F7F7F"/>
          <w:sz w:val="18"/>
          <w:szCs w:val="18"/>
        </w:rPr>
      </w:pPr>
    </w:p>
    <w:p w14:paraId="00000038" w14:textId="77777777" w:rsidR="00BE3C69" w:rsidRPr="00C803C0" w:rsidRDefault="00BE3C69">
      <w:pPr>
        <w:spacing w:line="360" w:lineRule="auto"/>
        <w:jc w:val="both"/>
        <w:rPr>
          <w:color w:val="7F7F7F"/>
          <w:sz w:val="18"/>
          <w:szCs w:val="18"/>
        </w:rPr>
      </w:pPr>
    </w:p>
    <w:p w14:paraId="00000039" w14:textId="40ECE0F7" w:rsidR="00BE3C69" w:rsidRPr="00C803C0" w:rsidRDefault="00485502">
      <w:pPr>
        <w:pBdr>
          <w:top w:val="nil"/>
          <w:left w:val="nil"/>
          <w:bottom w:val="nil"/>
          <w:right w:val="nil"/>
          <w:between w:val="nil"/>
        </w:pBdr>
        <w:spacing w:line="360" w:lineRule="auto"/>
        <w:jc w:val="both"/>
        <w:rPr>
          <w:sz w:val="20"/>
          <w:szCs w:val="20"/>
        </w:rPr>
      </w:pPr>
      <w:r w:rsidRPr="00C803C0">
        <w:rPr>
          <w:sz w:val="20"/>
          <w:szCs w:val="20"/>
        </w:rPr>
        <w:t>En la actualidad el riesgo informático se ha convertido en uno de los temas de mayor conversación a lo largo del mundo</w:t>
      </w:r>
      <w:r w:rsidR="008F1636">
        <w:rPr>
          <w:sz w:val="20"/>
          <w:szCs w:val="20"/>
        </w:rPr>
        <w:t>,</w:t>
      </w:r>
      <w:r w:rsidRPr="00C803C0">
        <w:rPr>
          <w:sz w:val="20"/>
          <w:szCs w:val="20"/>
        </w:rPr>
        <w:t xml:space="preserve"> puesto que en tiempos actuales ha generado pánico entre la comunidad internacional. Por ejemplo, se han escuchado de ataques informáticos tales como </w:t>
      </w:r>
      <w:proofErr w:type="spellStart"/>
      <w:r w:rsidRPr="00C803C0">
        <w:rPr>
          <w:i/>
          <w:sz w:val="20"/>
          <w:szCs w:val="20"/>
        </w:rPr>
        <w:t>Ransomware</w:t>
      </w:r>
      <w:proofErr w:type="spellEnd"/>
      <w:r w:rsidRPr="00C803C0">
        <w:rPr>
          <w:sz w:val="20"/>
          <w:szCs w:val="20"/>
        </w:rPr>
        <w:t>, que han desatado la pérdida de millones de dólares a empresas y particulares.</w:t>
      </w:r>
    </w:p>
    <w:p w14:paraId="0000003A" w14:textId="77777777" w:rsidR="00BE3C69" w:rsidRPr="00C803C0" w:rsidRDefault="00BE3C69">
      <w:pPr>
        <w:pBdr>
          <w:top w:val="nil"/>
          <w:left w:val="nil"/>
          <w:bottom w:val="nil"/>
          <w:right w:val="nil"/>
          <w:between w:val="nil"/>
        </w:pBdr>
        <w:spacing w:line="360" w:lineRule="auto"/>
        <w:jc w:val="both"/>
        <w:rPr>
          <w:sz w:val="20"/>
          <w:szCs w:val="20"/>
        </w:rPr>
      </w:pPr>
    </w:p>
    <w:tbl>
      <w:tblPr>
        <w:tblStyle w:val="a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2"/>
        <w:gridCol w:w="7040"/>
      </w:tblGrid>
      <w:tr w:rsidR="00BE3C69" w:rsidRPr="00C803C0" w14:paraId="69C49FDC" w14:textId="77777777">
        <w:tc>
          <w:tcPr>
            <w:tcW w:w="2922" w:type="dxa"/>
          </w:tcPr>
          <w:p w14:paraId="0000003B" w14:textId="76370E31" w:rsidR="00BE3C69" w:rsidRPr="00C803C0" w:rsidRDefault="00CC3A30">
            <w:sdt>
              <w:sdtPr>
                <w:tag w:val="goog_rdk_1"/>
                <w:id w:val="-1654973346"/>
                <w:showingPlcHdr/>
              </w:sdtPr>
              <w:sdtEndPr/>
              <w:sdtContent>
                <w:r w:rsidR="001B5EAA">
                  <w:t xml:space="preserve">     </w:t>
                </w:r>
                <w:commentRangeStart w:id="5"/>
              </w:sdtContent>
            </w:sdt>
            <w:r w:rsidR="00485502" w:rsidRPr="00C803C0">
              <w:rPr>
                <w:noProof/>
                <w:lang w:val="es-MX" w:eastAsia="es-MX"/>
              </w:rPr>
              <w:drawing>
                <wp:inline distT="0" distB="0" distL="0" distR="0" wp14:anchorId="464BD862" wp14:editId="66B8F228">
                  <wp:extent cx="1725605" cy="1295588"/>
                  <wp:effectExtent l="0" t="0" r="0" b="0"/>
                  <wp:docPr id="18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725605" cy="1295588"/>
                          </a:xfrm>
                          <a:prstGeom prst="rect">
                            <a:avLst/>
                          </a:prstGeom>
                          <a:ln/>
                        </pic:spPr>
                      </pic:pic>
                    </a:graphicData>
                  </a:graphic>
                </wp:inline>
              </w:drawing>
            </w:r>
            <w:commentRangeEnd w:id="5"/>
            <w:r w:rsidR="00485502" w:rsidRPr="00C803C0">
              <w:commentReference w:id="5"/>
            </w:r>
          </w:p>
        </w:tc>
        <w:tc>
          <w:tcPr>
            <w:tcW w:w="7040" w:type="dxa"/>
            <w:shd w:val="clear" w:color="auto" w:fill="auto"/>
          </w:tcPr>
          <w:p w14:paraId="0000003C" w14:textId="6FC5FDF5" w:rsidR="00BE3C69" w:rsidRPr="00C803C0" w:rsidRDefault="00485502">
            <w:pPr>
              <w:pBdr>
                <w:top w:val="nil"/>
                <w:left w:val="nil"/>
                <w:bottom w:val="nil"/>
                <w:right w:val="nil"/>
                <w:between w:val="nil"/>
              </w:pBdr>
              <w:spacing w:line="360" w:lineRule="auto"/>
              <w:jc w:val="both"/>
              <w:rPr>
                <w:b w:val="0"/>
                <w:sz w:val="20"/>
                <w:szCs w:val="20"/>
              </w:rPr>
            </w:pPr>
            <w:r w:rsidRPr="00C803C0">
              <w:rPr>
                <w:b w:val="0"/>
                <w:sz w:val="20"/>
                <w:szCs w:val="20"/>
              </w:rPr>
              <w:t>Esta realidad lleva a reflexionar que los riesgos están presentes y llegaron para quedarse. No obstante</w:t>
            </w:r>
            <w:r w:rsidR="008F1636">
              <w:rPr>
                <w:b w:val="0"/>
                <w:sz w:val="20"/>
                <w:szCs w:val="20"/>
              </w:rPr>
              <w:t>,</w:t>
            </w:r>
            <w:r w:rsidRPr="00C803C0">
              <w:rPr>
                <w:b w:val="0"/>
                <w:sz w:val="20"/>
                <w:szCs w:val="20"/>
              </w:rPr>
              <w:t xml:space="preserve"> este tipo de comportamiento ha cambiado a lo largo de los tiempos</w:t>
            </w:r>
            <w:r w:rsidR="008F1636">
              <w:rPr>
                <w:b w:val="0"/>
                <w:sz w:val="20"/>
                <w:szCs w:val="20"/>
              </w:rPr>
              <w:t>,</w:t>
            </w:r>
            <w:r w:rsidRPr="00C803C0">
              <w:rPr>
                <w:b w:val="0"/>
                <w:sz w:val="20"/>
                <w:szCs w:val="20"/>
              </w:rPr>
              <w:t xml:space="preserve"> ya que los ataques son cada vez más directos y </w:t>
            </w:r>
            <w:sdt>
              <w:sdtPr>
                <w:tag w:val="goog_rdk_2"/>
                <w:id w:val="212848046"/>
              </w:sdtPr>
              <w:sdtEndPr/>
              <w:sdtContent>
                <w:commentRangeStart w:id="6"/>
              </w:sdtContent>
            </w:sdt>
            <w:r w:rsidRPr="00C803C0">
              <w:rPr>
                <w:b w:val="0"/>
                <w:sz w:val="20"/>
                <w:szCs w:val="20"/>
              </w:rPr>
              <w:t>dañinos</w:t>
            </w:r>
            <w:commentRangeEnd w:id="6"/>
            <w:r w:rsidRPr="00C803C0">
              <w:commentReference w:id="6"/>
            </w:r>
            <w:r w:rsidRPr="00C803C0">
              <w:rPr>
                <w:b w:val="0"/>
                <w:sz w:val="20"/>
                <w:szCs w:val="20"/>
              </w:rPr>
              <w:t xml:space="preserve">. </w:t>
            </w:r>
          </w:p>
        </w:tc>
      </w:tr>
    </w:tbl>
    <w:p w14:paraId="0000003D" w14:textId="77777777" w:rsidR="00BE3C69" w:rsidRPr="00C803C0" w:rsidRDefault="00BE3C69">
      <w:pPr>
        <w:pBdr>
          <w:top w:val="nil"/>
          <w:left w:val="nil"/>
          <w:bottom w:val="nil"/>
          <w:right w:val="nil"/>
          <w:between w:val="nil"/>
        </w:pBdr>
        <w:spacing w:line="360" w:lineRule="auto"/>
        <w:jc w:val="both"/>
        <w:rPr>
          <w:sz w:val="20"/>
          <w:szCs w:val="20"/>
        </w:rPr>
      </w:pPr>
    </w:p>
    <w:p w14:paraId="0000003E" w14:textId="77777777" w:rsidR="00BE3C69" w:rsidRPr="00C803C0" w:rsidRDefault="00485502">
      <w:pPr>
        <w:pBdr>
          <w:top w:val="nil"/>
          <w:left w:val="nil"/>
          <w:bottom w:val="nil"/>
          <w:right w:val="nil"/>
          <w:between w:val="nil"/>
        </w:pBdr>
        <w:spacing w:line="360" w:lineRule="auto"/>
        <w:jc w:val="both"/>
        <w:rPr>
          <w:sz w:val="20"/>
          <w:szCs w:val="20"/>
        </w:rPr>
      </w:pPr>
      <w:r w:rsidRPr="00C803C0">
        <w:rPr>
          <w:sz w:val="20"/>
          <w:szCs w:val="20"/>
        </w:rPr>
        <w:t xml:space="preserve">El riesgo latente es la carencia de seguridad o de tranquilidad que no permite el correcto funcionamiento de los procesos empresariales y personales a lo largo del mundo. De ahí que las compañías hoy día invierten cantidades considerables de millones de dólares para minimizar los riesgos a los cuales están expuestos todos los días. </w:t>
      </w:r>
    </w:p>
    <w:p w14:paraId="0000003F" w14:textId="77777777" w:rsidR="00BE3C69" w:rsidRPr="00C803C0" w:rsidRDefault="00BE3C69">
      <w:pPr>
        <w:pBdr>
          <w:top w:val="nil"/>
          <w:left w:val="nil"/>
          <w:bottom w:val="nil"/>
          <w:right w:val="nil"/>
          <w:between w:val="nil"/>
        </w:pBdr>
        <w:spacing w:line="360" w:lineRule="auto"/>
        <w:jc w:val="both"/>
        <w:rPr>
          <w:sz w:val="20"/>
          <w:szCs w:val="20"/>
        </w:rPr>
      </w:pPr>
    </w:p>
    <w:tbl>
      <w:tblPr>
        <w:tblStyle w:val="af9"/>
        <w:tblW w:w="9962"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988"/>
        <w:gridCol w:w="8974"/>
      </w:tblGrid>
      <w:tr w:rsidR="00BE3C69" w:rsidRPr="00C803C0" w14:paraId="37359BA8" w14:textId="77777777">
        <w:tc>
          <w:tcPr>
            <w:tcW w:w="988" w:type="dxa"/>
            <w:shd w:val="clear" w:color="auto" w:fill="31849B"/>
          </w:tcPr>
          <w:p w14:paraId="00000040" w14:textId="77777777" w:rsidR="00BE3C69" w:rsidRPr="00C803C0" w:rsidRDefault="00BE3C69">
            <w:pPr>
              <w:rPr>
                <w:sz w:val="20"/>
                <w:szCs w:val="20"/>
              </w:rPr>
            </w:pPr>
          </w:p>
        </w:tc>
        <w:tc>
          <w:tcPr>
            <w:tcW w:w="8974" w:type="dxa"/>
            <w:shd w:val="clear" w:color="auto" w:fill="DBEEF3"/>
          </w:tcPr>
          <w:p w14:paraId="00000041" w14:textId="77777777" w:rsidR="00BE3C69" w:rsidRPr="00C803C0" w:rsidRDefault="00BE3C69">
            <w:pPr>
              <w:rPr>
                <w:sz w:val="20"/>
                <w:szCs w:val="20"/>
              </w:rPr>
            </w:pPr>
          </w:p>
        </w:tc>
      </w:tr>
      <w:tr w:rsidR="00BE3C69" w:rsidRPr="00C803C0" w14:paraId="659A9CD8" w14:textId="77777777">
        <w:tc>
          <w:tcPr>
            <w:tcW w:w="9962" w:type="dxa"/>
            <w:gridSpan w:val="2"/>
            <w:shd w:val="clear" w:color="auto" w:fill="DBEEF3"/>
          </w:tcPr>
          <w:p w14:paraId="00000042" w14:textId="3E7A3BE4" w:rsidR="00BE3C69" w:rsidRPr="00C803C0" w:rsidRDefault="00485502">
            <w:pPr>
              <w:pBdr>
                <w:top w:val="nil"/>
                <w:left w:val="nil"/>
                <w:bottom w:val="nil"/>
                <w:right w:val="nil"/>
                <w:between w:val="nil"/>
              </w:pBdr>
              <w:spacing w:line="360" w:lineRule="auto"/>
              <w:jc w:val="both"/>
              <w:rPr>
                <w:b w:val="0"/>
                <w:sz w:val="20"/>
                <w:szCs w:val="20"/>
              </w:rPr>
            </w:pPr>
            <w:r w:rsidRPr="00C803C0">
              <w:rPr>
                <w:b w:val="0"/>
                <w:sz w:val="20"/>
                <w:szCs w:val="20"/>
              </w:rPr>
              <w:t>Cabe decir que la seguridad es una disciplina de constante evolución y permanencia; en otras palabras</w:t>
            </w:r>
            <w:r w:rsidR="008F1636">
              <w:rPr>
                <w:b w:val="0"/>
                <w:sz w:val="20"/>
                <w:szCs w:val="20"/>
              </w:rPr>
              <w:t>,</w:t>
            </w:r>
            <w:r w:rsidRPr="00C803C0">
              <w:rPr>
                <w:b w:val="0"/>
                <w:sz w:val="20"/>
                <w:szCs w:val="20"/>
              </w:rPr>
              <w:t xml:space="preserve"> es una actividad que se debe realizar de manera continua y permanente para mitigar los problemas y riesgos que se pueden presentar todos los días en contra de la infraestructura de las </w:t>
            </w:r>
            <w:sdt>
              <w:sdtPr>
                <w:tag w:val="goog_rdk_3"/>
                <w:id w:val="1027757834"/>
              </w:sdtPr>
              <w:sdtEndPr/>
              <w:sdtContent>
                <w:commentRangeStart w:id="7"/>
              </w:sdtContent>
            </w:sdt>
            <w:r w:rsidRPr="00C803C0">
              <w:rPr>
                <w:b w:val="0"/>
                <w:sz w:val="20"/>
                <w:szCs w:val="20"/>
              </w:rPr>
              <w:t>empresas</w:t>
            </w:r>
            <w:commentRangeEnd w:id="7"/>
            <w:r w:rsidRPr="00C803C0">
              <w:commentReference w:id="7"/>
            </w:r>
            <w:r w:rsidRPr="00C803C0">
              <w:rPr>
                <w:b w:val="0"/>
                <w:sz w:val="20"/>
                <w:szCs w:val="20"/>
              </w:rPr>
              <w:t>.</w:t>
            </w:r>
          </w:p>
        </w:tc>
      </w:tr>
    </w:tbl>
    <w:p w14:paraId="00000044" w14:textId="2F1FA75F" w:rsidR="00BE3C69" w:rsidRDefault="00BE3C69">
      <w:pPr>
        <w:pBdr>
          <w:top w:val="nil"/>
          <w:left w:val="nil"/>
          <w:bottom w:val="nil"/>
          <w:right w:val="nil"/>
          <w:between w:val="nil"/>
        </w:pBdr>
        <w:spacing w:line="360" w:lineRule="auto"/>
        <w:jc w:val="both"/>
        <w:rPr>
          <w:sz w:val="20"/>
          <w:szCs w:val="20"/>
        </w:rPr>
      </w:pPr>
    </w:p>
    <w:p w14:paraId="6C64A76C" w14:textId="6C77D81D" w:rsidR="008F1636" w:rsidRDefault="008F1636">
      <w:pPr>
        <w:pBdr>
          <w:top w:val="nil"/>
          <w:left w:val="nil"/>
          <w:bottom w:val="nil"/>
          <w:right w:val="nil"/>
          <w:between w:val="nil"/>
        </w:pBdr>
        <w:spacing w:line="360" w:lineRule="auto"/>
        <w:jc w:val="both"/>
        <w:rPr>
          <w:sz w:val="20"/>
          <w:szCs w:val="20"/>
        </w:rPr>
      </w:pPr>
    </w:p>
    <w:p w14:paraId="4CAAB05E" w14:textId="4B3CEC46" w:rsidR="008F1636" w:rsidRDefault="008F1636">
      <w:pPr>
        <w:pBdr>
          <w:top w:val="nil"/>
          <w:left w:val="nil"/>
          <w:bottom w:val="nil"/>
          <w:right w:val="nil"/>
          <w:between w:val="nil"/>
        </w:pBdr>
        <w:spacing w:line="360" w:lineRule="auto"/>
        <w:jc w:val="both"/>
        <w:rPr>
          <w:sz w:val="20"/>
          <w:szCs w:val="20"/>
        </w:rPr>
      </w:pPr>
    </w:p>
    <w:p w14:paraId="7B41295F" w14:textId="0DDD0997" w:rsidR="008F1636" w:rsidRDefault="008F1636">
      <w:pPr>
        <w:pBdr>
          <w:top w:val="nil"/>
          <w:left w:val="nil"/>
          <w:bottom w:val="nil"/>
          <w:right w:val="nil"/>
          <w:between w:val="nil"/>
        </w:pBdr>
        <w:spacing w:line="360" w:lineRule="auto"/>
        <w:jc w:val="both"/>
        <w:rPr>
          <w:sz w:val="20"/>
          <w:szCs w:val="20"/>
        </w:rPr>
      </w:pPr>
    </w:p>
    <w:p w14:paraId="73C5A4DE" w14:textId="77777777" w:rsidR="008F1636" w:rsidRPr="00C803C0" w:rsidRDefault="008F1636">
      <w:pPr>
        <w:pBdr>
          <w:top w:val="nil"/>
          <w:left w:val="nil"/>
          <w:bottom w:val="nil"/>
          <w:right w:val="nil"/>
          <w:between w:val="nil"/>
        </w:pBdr>
        <w:spacing w:line="360" w:lineRule="auto"/>
        <w:jc w:val="both"/>
        <w:rPr>
          <w:sz w:val="20"/>
          <w:szCs w:val="20"/>
        </w:rPr>
      </w:pPr>
    </w:p>
    <w:p w14:paraId="00000045" w14:textId="41767058" w:rsidR="00BE3C69" w:rsidRPr="00C803C0" w:rsidRDefault="008F1636">
      <w:pPr>
        <w:pBdr>
          <w:top w:val="nil"/>
          <w:left w:val="nil"/>
          <w:bottom w:val="nil"/>
          <w:right w:val="nil"/>
          <w:between w:val="nil"/>
        </w:pBdr>
        <w:spacing w:line="360" w:lineRule="auto"/>
        <w:jc w:val="both"/>
        <w:rPr>
          <w:sz w:val="20"/>
          <w:szCs w:val="20"/>
        </w:rPr>
      </w:pPr>
      <w:r>
        <w:rPr>
          <w:sz w:val="20"/>
          <w:szCs w:val="20"/>
        </w:rPr>
        <w:t xml:space="preserve">Pero bueno, ¿qué </w:t>
      </w:r>
      <w:r w:rsidR="00485502" w:rsidRPr="00C803C0">
        <w:rPr>
          <w:sz w:val="20"/>
          <w:szCs w:val="20"/>
        </w:rPr>
        <w:t>se entiende por riesgo y estimación</w:t>
      </w:r>
      <w:r>
        <w:rPr>
          <w:sz w:val="20"/>
          <w:szCs w:val="20"/>
        </w:rPr>
        <w:t>?</w:t>
      </w:r>
      <w:ins w:id="8" w:author="JHON JAIRO RODRIGUEZ PEREZ" w:date="2022-03-29T17:23:00Z">
        <w:r w:rsidR="00FE6FE1">
          <w:rPr>
            <w:sz w:val="20"/>
            <w:szCs w:val="20"/>
          </w:rPr>
          <w:t>, a continuación se cono</w:t>
        </w:r>
      </w:ins>
      <w:ins w:id="9" w:author="JHON JAIRO RODRIGUEZ PEREZ" w:date="2022-03-29T17:24:00Z">
        <w:r w:rsidR="00FE6FE1">
          <w:rPr>
            <w:sz w:val="20"/>
            <w:szCs w:val="20"/>
          </w:rPr>
          <w:t>cerá</w:t>
        </w:r>
      </w:ins>
      <w:del w:id="10" w:author="JHON JAIRO RODRIGUEZ PEREZ" w:date="2022-03-29T17:23:00Z">
        <w:r w:rsidDel="00FE6FE1">
          <w:rPr>
            <w:sz w:val="20"/>
            <w:szCs w:val="20"/>
          </w:rPr>
          <w:delText xml:space="preserve"> </w:delText>
        </w:r>
      </w:del>
      <w:del w:id="11" w:author="JHON JAIRO RODRIGUEZ PEREZ" w:date="2022-03-29T17:24:00Z">
        <w:r w:rsidRPr="00312099" w:rsidDel="00FE6FE1">
          <w:rPr>
            <w:sz w:val="20"/>
            <w:szCs w:val="20"/>
          </w:rPr>
          <w:delText>Conozcamos</w:delText>
        </w:r>
      </w:del>
      <w:r w:rsidRPr="00312099">
        <w:rPr>
          <w:sz w:val="20"/>
          <w:szCs w:val="20"/>
        </w:rPr>
        <w:t xml:space="preserve"> un poco de ello:</w:t>
      </w:r>
    </w:p>
    <w:p w14:paraId="00000046" w14:textId="77777777" w:rsidR="00BE3C69" w:rsidRPr="00C803C0" w:rsidRDefault="00BE3C69">
      <w:pPr>
        <w:jc w:val="both"/>
        <w:rPr>
          <w:color w:val="7F7F7F"/>
          <w:sz w:val="18"/>
          <w:szCs w:val="18"/>
        </w:rPr>
      </w:pPr>
    </w:p>
    <w:p w14:paraId="00000047" w14:textId="77777777" w:rsidR="00BE3C69" w:rsidRPr="00C803C0" w:rsidRDefault="00485502">
      <w:pPr>
        <w:jc w:val="both"/>
        <w:rPr>
          <w:color w:val="7F7F7F"/>
          <w:sz w:val="18"/>
          <w:szCs w:val="18"/>
        </w:rPr>
      </w:pPr>
      <w:r w:rsidRPr="00C803C0">
        <w:rPr>
          <w:noProof/>
          <w:lang w:val="es-MX" w:eastAsia="es-MX"/>
        </w:rPr>
        <mc:AlternateContent>
          <mc:Choice Requires="wps">
            <w:drawing>
              <wp:inline distT="0" distB="0" distL="0" distR="0" wp14:anchorId="7258765D" wp14:editId="7CF71CFA">
                <wp:extent cx="6365875" cy="1146556"/>
                <wp:effectExtent l="0" t="0" r="15875" b="15875"/>
                <wp:docPr id="179" name="Rectángulo 179"/>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05FB368" w14:textId="77777777" w:rsidR="00BE3C69" w:rsidRDefault="00485502">
                            <w:pPr>
                              <w:spacing w:line="275" w:lineRule="auto"/>
                              <w:jc w:val="center"/>
                              <w:textDirection w:val="btLr"/>
                            </w:pPr>
                            <w:r>
                              <w:rPr>
                                <w:color w:val="FFFFFF"/>
                                <w:sz w:val="36"/>
                              </w:rPr>
                              <w:t>CF03_1_Interactivo_riesgo y estimación</w:t>
                            </w: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258765D" id="Rectángulo 179" o:spid="_x0000_s1027" style="width:501.25pt;height:9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kIJSAIAAIA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005FB368" w14:textId="77777777" w:rsidR="00BE3C69" w:rsidRDefault="00485502">
                      <w:pPr>
                        <w:spacing w:line="275" w:lineRule="auto"/>
                        <w:jc w:val="center"/>
                        <w:textDirection w:val="btLr"/>
                      </w:pPr>
                      <w:r>
                        <w:rPr>
                          <w:color w:val="FFFFFF"/>
                          <w:sz w:val="36"/>
                        </w:rPr>
                        <w:t>CF03_1_Interactivo_riesgo y estimación</w:t>
                      </w:r>
                    </w:p>
                  </w:txbxContent>
                </v:textbox>
                <w10:anchorlock/>
              </v:rect>
            </w:pict>
          </mc:Fallback>
        </mc:AlternateContent>
      </w:r>
    </w:p>
    <w:p w14:paraId="00000048" w14:textId="77777777" w:rsidR="00BE3C69" w:rsidRPr="00C803C0" w:rsidRDefault="00BE3C69">
      <w:pPr>
        <w:jc w:val="both"/>
        <w:rPr>
          <w:color w:val="7F7F7F"/>
          <w:sz w:val="18"/>
          <w:szCs w:val="18"/>
        </w:rPr>
      </w:pPr>
    </w:p>
    <w:tbl>
      <w:tblPr>
        <w:tblStyle w:val="Tabladecuadrcula5oscura-nfasis5"/>
        <w:tblW w:w="9536" w:type="dxa"/>
        <w:tblLayout w:type="fixed"/>
        <w:tblLook w:val="0400" w:firstRow="0" w:lastRow="0" w:firstColumn="0" w:lastColumn="0" w:noHBand="0" w:noVBand="1"/>
      </w:tblPr>
      <w:tblGrid>
        <w:gridCol w:w="9536"/>
      </w:tblGrid>
      <w:tr w:rsidR="00BE3C69" w:rsidRPr="00C803C0" w14:paraId="591307AC" w14:textId="77777777" w:rsidTr="006035EC">
        <w:trPr>
          <w:cnfStyle w:val="000000100000" w:firstRow="0" w:lastRow="0" w:firstColumn="0" w:lastColumn="0" w:oddVBand="0" w:evenVBand="0" w:oddHBand="1" w:evenHBand="0" w:firstRowFirstColumn="0" w:firstRowLastColumn="0" w:lastRowFirstColumn="0" w:lastRowLastColumn="0"/>
        </w:trPr>
        <w:tc>
          <w:tcPr>
            <w:tcW w:w="9536" w:type="dxa"/>
          </w:tcPr>
          <w:commentRangeStart w:id="12"/>
          <w:p w14:paraId="00000050" w14:textId="771F120A" w:rsidR="00BE3C69" w:rsidRPr="006035EC" w:rsidRDefault="00CC3A30" w:rsidP="006035EC">
            <w:pPr>
              <w:pBdr>
                <w:top w:val="nil"/>
                <w:left w:val="nil"/>
                <w:bottom w:val="nil"/>
                <w:right w:val="nil"/>
                <w:between w:val="nil"/>
              </w:pBdr>
              <w:jc w:val="both"/>
              <w:rPr>
                <w:sz w:val="20"/>
                <w:szCs w:val="20"/>
              </w:rPr>
            </w:pPr>
            <w:sdt>
              <w:sdtPr>
                <w:tag w:val="goog_rdk_4"/>
                <w:id w:val="-454865663"/>
              </w:sdtPr>
              <w:sdtEndPr/>
              <w:sdtContent/>
            </w:sdt>
            <w:r w:rsidR="00312099">
              <w:rPr>
                <w:sz w:val="20"/>
                <w:szCs w:val="20"/>
              </w:rPr>
              <w:t xml:space="preserve"> Aunque la estimación no es precisa en la mayoría de </w:t>
            </w:r>
            <w:del w:id="13" w:author="JHON JAIRO RODRIGUEZ PEREZ" w:date="2022-03-29T17:25:00Z">
              <w:r w:rsidR="00312099" w:rsidDel="00FE6FE1">
                <w:rPr>
                  <w:sz w:val="20"/>
                  <w:szCs w:val="20"/>
                </w:rPr>
                <w:delText>ocasiones</w:delText>
              </w:r>
            </w:del>
            <w:ins w:id="14" w:author="JHON JAIRO RODRIGUEZ PEREZ" w:date="2022-03-29T17:25:00Z">
              <w:r w:rsidR="00FE6FE1">
                <w:rPr>
                  <w:sz w:val="20"/>
                  <w:szCs w:val="20"/>
                </w:rPr>
                <w:t>las ocasiones</w:t>
              </w:r>
            </w:ins>
            <w:del w:id="15" w:author="JHON JAIRO RODRIGUEZ PEREZ" w:date="2022-03-29T17:24:00Z">
              <w:r w:rsidR="00312099" w:rsidDel="00FE6FE1">
                <w:rPr>
                  <w:sz w:val="20"/>
                  <w:szCs w:val="20"/>
                </w:rPr>
                <w:delText>,</w:delText>
              </w:r>
            </w:del>
            <w:r w:rsidR="00312099">
              <w:rPr>
                <w:sz w:val="20"/>
                <w:szCs w:val="20"/>
              </w:rPr>
              <w:t xml:space="preserve"> es importante aclarar que puede ser una herramienta que acompaña al diagnóstico de la infraestructura, ya que</w:t>
            </w:r>
            <w:ins w:id="16" w:author="JHON JAIRO RODRIGUEZ PEREZ" w:date="2022-03-29T17:24:00Z">
              <w:r w:rsidR="00FE6FE1">
                <w:rPr>
                  <w:sz w:val="20"/>
                  <w:szCs w:val="20"/>
                </w:rPr>
                <w:t xml:space="preserve"> se</w:t>
              </w:r>
            </w:ins>
            <w:r w:rsidR="00312099">
              <w:rPr>
                <w:sz w:val="20"/>
                <w:szCs w:val="20"/>
              </w:rPr>
              <w:t xml:space="preserve"> p</w:t>
            </w:r>
            <w:ins w:id="17" w:author="JHON JAIRO RODRIGUEZ PEREZ" w:date="2022-03-29T17:24:00Z">
              <w:r w:rsidR="00FE6FE1">
                <w:rPr>
                  <w:sz w:val="20"/>
                  <w:szCs w:val="20"/>
                </w:rPr>
                <w:t>uede</w:t>
              </w:r>
            </w:ins>
            <w:del w:id="18" w:author="JHON JAIRO RODRIGUEZ PEREZ" w:date="2022-03-29T17:24:00Z">
              <w:r w:rsidR="00312099" w:rsidDel="00FE6FE1">
                <w:rPr>
                  <w:sz w:val="20"/>
                  <w:szCs w:val="20"/>
                </w:rPr>
                <w:delText>odemos</w:delText>
              </w:r>
            </w:del>
            <w:r w:rsidR="00312099">
              <w:rPr>
                <w:sz w:val="20"/>
                <w:szCs w:val="20"/>
              </w:rPr>
              <w:t xml:space="preserve"> predecir, de acuerdo a información de diversas fuentes, un suceso a ocurrir. En la mayoría de los casos, la estimación es utilizada para medir la gravedad del impacto de un ataque y de esta manera determinar el plan de contingencia si este llega a ocurrir.</w:t>
            </w:r>
            <w:commentRangeEnd w:id="12"/>
            <w:r w:rsidR="00312099">
              <w:rPr>
                <w:rStyle w:val="Refdecomentario"/>
              </w:rPr>
              <w:commentReference w:id="12"/>
            </w:r>
          </w:p>
        </w:tc>
      </w:tr>
    </w:tbl>
    <w:p w14:paraId="00000051" w14:textId="77777777" w:rsidR="00BE3C69" w:rsidRPr="00C803C0" w:rsidRDefault="00BE3C69">
      <w:pPr>
        <w:ind w:left="426"/>
        <w:jc w:val="both"/>
        <w:rPr>
          <w:color w:val="7F7F7F"/>
          <w:sz w:val="18"/>
          <w:szCs w:val="18"/>
        </w:rPr>
      </w:pPr>
    </w:p>
    <w:p w14:paraId="00000052" w14:textId="77777777" w:rsidR="00BE3C69" w:rsidRPr="00C803C0" w:rsidRDefault="00BE3C69">
      <w:pPr>
        <w:spacing w:line="360" w:lineRule="auto"/>
        <w:jc w:val="both"/>
        <w:rPr>
          <w:sz w:val="20"/>
          <w:szCs w:val="20"/>
        </w:rPr>
      </w:pPr>
    </w:p>
    <w:p w14:paraId="00000053" w14:textId="7A95B886" w:rsidR="00BE3C69" w:rsidRPr="00C803C0" w:rsidRDefault="00485502">
      <w:pPr>
        <w:spacing w:line="360" w:lineRule="auto"/>
        <w:jc w:val="both"/>
        <w:rPr>
          <w:sz w:val="20"/>
          <w:szCs w:val="20"/>
        </w:rPr>
      </w:pPr>
      <w:r w:rsidRPr="00C803C0">
        <w:rPr>
          <w:sz w:val="20"/>
          <w:szCs w:val="20"/>
        </w:rPr>
        <w:t>El riesgo y la estimación van acompañados</w:t>
      </w:r>
      <w:r w:rsidR="008667FD">
        <w:rPr>
          <w:sz w:val="20"/>
          <w:szCs w:val="20"/>
        </w:rPr>
        <w:t>,</w:t>
      </w:r>
      <w:r w:rsidRPr="00C803C0">
        <w:rPr>
          <w:sz w:val="20"/>
          <w:szCs w:val="20"/>
        </w:rPr>
        <w:t xml:space="preserve"> ya que ambos impactan los planes de contingencia y de recuperación de la empresa. La siguiente figura</w:t>
      </w:r>
      <w:ins w:id="19" w:author="JHON JAIRO RODRIGUEZ PEREZ" w:date="2022-03-29T17:25:00Z">
        <w:r w:rsidR="00FE6FE1">
          <w:rPr>
            <w:sz w:val="20"/>
            <w:szCs w:val="20"/>
          </w:rPr>
          <w:t xml:space="preserve"> 1</w:t>
        </w:r>
      </w:ins>
      <w:r w:rsidRPr="00C803C0">
        <w:rPr>
          <w:sz w:val="20"/>
          <w:szCs w:val="20"/>
        </w:rPr>
        <w:t xml:space="preserve"> expone la importancia de este balance.</w:t>
      </w:r>
    </w:p>
    <w:p w14:paraId="00000054" w14:textId="77777777" w:rsidR="00BE3C69" w:rsidRPr="00C803C0" w:rsidRDefault="00BE3C69">
      <w:pPr>
        <w:spacing w:line="360" w:lineRule="auto"/>
        <w:jc w:val="both"/>
        <w:rPr>
          <w:sz w:val="20"/>
          <w:szCs w:val="20"/>
        </w:rPr>
      </w:pPr>
    </w:p>
    <w:p w14:paraId="00000055" w14:textId="77777777" w:rsidR="00BE3C69" w:rsidRPr="00C803C0" w:rsidRDefault="00485502">
      <w:pPr>
        <w:spacing w:line="360" w:lineRule="auto"/>
        <w:jc w:val="both"/>
        <w:rPr>
          <w:b/>
          <w:sz w:val="20"/>
          <w:szCs w:val="20"/>
        </w:rPr>
      </w:pPr>
      <w:r w:rsidRPr="00C803C0">
        <w:rPr>
          <w:b/>
          <w:sz w:val="20"/>
          <w:szCs w:val="20"/>
        </w:rPr>
        <w:t>Figura 1</w:t>
      </w:r>
    </w:p>
    <w:p w14:paraId="00000056" w14:textId="77777777" w:rsidR="00BE3C69" w:rsidRPr="00C803C0" w:rsidRDefault="00485502">
      <w:pPr>
        <w:spacing w:line="360" w:lineRule="auto"/>
        <w:jc w:val="both"/>
        <w:rPr>
          <w:i/>
          <w:sz w:val="20"/>
          <w:szCs w:val="20"/>
        </w:rPr>
      </w:pPr>
      <w:r w:rsidRPr="00C803C0">
        <w:rPr>
          <w:i/>
          <w:sz w:val="20"/>
          <w:szCs w:val="20"/>
        </w:rPr>
        <w:t>El riesgo y la estimación</w:t>
      </w:r>
    </w:p>
    <w:p w14:paraId="00000057" w14:textId="77777777" w:rsidR="00BE3C69" w:rsidRPr="00C803C0" w:rsidRDefault="00BE3C69">
      <w:pPr>
        <w:spacing w:line="360" w:lineRule="auto"/>
        <w:jc w:val="both"/>
        <w:rPr>
          <w:sz w:val="20"/>
          <w:szCs w:val="20"/>
        </w:rPr>
      </w:pPr>
    </w:p>
    <w:p w14:paraId="00000058" w14:textId="77C0B42F" w:rsidR="00BE3C69" w:rsidRPr="00C803C0" w:rsidRDefault="00CC3A30">
      <w:pPr>
        <w:spacing w:line="360" w:lineRule="auto"/>
        <w:jc w:val="both"/>
        <w:rPr>
          <w:sz w:val="20"/>
          <w:szCs w:val="20"/>
        </w:rPr>
      </w:pPr>
      <w:sdt>
        <w:sdtPr>
          <w:tag w:val="goog_rdk_5"/>
          <w:id w:val="-1808541055"/>
          <w:showingPlcHdr/>
        </w:sdtPr>
        <w:sdtEndPr/>
        <w:sdtContent>
          <w:r w:rsidR="00FE6FE1">
            <w:t xml:space="preserve">     </w:t>
          </w:r>
          <w:commentRangeStart w:id="20"/>
        </w:sdtContent>
      </w:sdt>
      <w:r w:rsidR="00485502" w:rsidRPr="00C803C0">
        <w:rPr>
          <w:noProof/>
          <w:lang w:val="es-MX" w:eastAsia="es-MX"/>
        </w:rPr>
        <mc:AlternateContent>
          <mc:Choice Requires="wps">
            <w:drawing>
              <wp:anchor distT="0" distB="0" distL="114300" distR="114300" simplePos="0" relativeHeight="251660288" behindDoc="0" locked="0" layoutInCell="1" hidden="0" allowOverlap="1" wp14:anchorId="602EC391" wp14:editId="7D11861C">
                <wp:simplePos x="0" y="0"/>
                <wp:positionH relativeFrom="column">
                  <wp:posOffset>1</wp:posOffset>
                </wp:positionH>
                <wp:positionV relativeFrom="paragraph">
                  <wp:posOffset>0</wp:posOffset>
                </wp:positionV>
                <wp:extent cx="6365875" cy="1146556"/>
                <wp:effectExtent l="0" t="0" r="0" b="0"/>
                <wp:wrapNone/>
                <wp:docPr id="177" name="Rectángulo 177"/>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9C2A29F" w14:textId="77777777" w:rsidR="00BE3C69" w:rsidRDefault="00485502">
                            <w:pPr>
                              <w:spacing w:line="275" w:lineRule="auto"/>
                              <w:jc w:val="center"/>
                              <w:textDirection w:val="btLr"/>
                            </w:pPr>
                            <w:r>
                              <w:rPr>
                                <w:color w:val="FFFFFF"/>
                                <w:sz w:val="36"/>
                              </w:rPr>
                              <w:t>CF03_1_Infografía_riesgo y estimación</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7" o:spid="_x0000_s1028" style="position:absolute;left:0;text-align:left;margin-left:0;margin-top:0;width:501.25pt;height:90.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" fillcolor="#ed7d31" strokecolor="#42719b" strokeweight="1pt">
                <v:stroke startarrowwidth="narrow" startarrowlength="short" endarrowwidth="narrow" endarrowlength="short" miterlimit="5243f"/>
                <v:textbox inset="2.53958mm,1.2694mm,2.53958mm,1.2694mm">
                  <w:txbxContent>
                    <w:p w14:paraId="59C2A29F" w14:textId="77777777" w:rsidR="00BE3C69" w:rsidRDefault="00485502">
                      <w:pPr>
                        <w:spacing w:line="275" w:lineRule="auto"/>
                        <w:jc w:val="center"/>
                        <w:textDirection w:val="btLr"/>
                      </w:pPr>
                      <w:r>
                        <w:rPr>
                          <w:color w:val="FFFFFF"/>
                          <w:sz w:val="36"/>
                        </w:rPr>
                        <w:t>CF03_1_Infografía_riesgo y esti</w:t>
                      </w:r>
                      <w:r>
                        <w:rPr>
                          <w:color w:val="FFFFFF"/>
                          <w:sz w:val="36"/>
                        </w:rPr>
                        <w:t>mación</w:t>
                      </w:r>
                    </w:p>
                  </w:txbxContent>
                </v:textbox>
              </v:rect>
            </w:pict>
          </mc:Fallback>
        </mc:AlternateContent>
      </w:r>
    </w:p>
    <w:commentRangeEnd w:id="20"/>
    <w:p w14:paraId="00000059" w14:textId="77777777" w:rsidR="00BE3C69" w:rsidRPr="00C803C0" w:rsidRDefault="00485502">
      <w:pPr>
        <w:spacing w:line="360" w:lineRule="auto"/>
        <w:jc w:val="both"/>
        <w:rPr>
          <w:sz w:val="20"/>
          <w:szCs w:val="20"/>
        </w:rPr>
      </w:pPr>
      <w:r w:rsidRPr="00C803C0">
        <w:commentReference w:id="20"/>
      </w:r>
    </w:p>
    <w:p w14:paraId="0000005A" w14:textId="77777777" w:rsidR="00BE3C69" w:rsidRPr="00C803C0" w:rsidRDefault="00BE3C69">
      <w:pPr>
        <w:spacing w:line="360" w:lineRule="auto"/>
        <w:jc w:val="both"/>
        <w:rPr>
          <w:sz w:val="20"/>
          <w:szCs w:val="20"/>
        </w:rPr>
      </w:pPr>
    </w:p>
    <w:p w14:paraId="0000005B" w14:textId="77777777" w:rsidR="00BE3C69" w:rsidRPr="00C803C0" w:rsidRDefault="00BE3C69">
      <w:pPr>
        <w:spacing w:line="360" w:lineRule="auto"/>
        <w:jc w:val="both"/>
        <w:rPr>
          <w:sz w:val="20"/>
          <w:szCs w:val="20"/>
        </w:rPr>
      </w:pPr>
    </w:p>
    <w:p w14:paraId="0000005C" w14:textId="77777777" w:rsidR="00BE3C69" w:rsidRPr="00C803C0" w:rsidRDefault="00BE3C69">
      <w:pPr>
        <w:spacing w:line="360" w:lineRule="auto"/>
        <w:jc w:val="both"/>
        <w:rPr>
          <w:sz w:val="20"/>
          <w:szCs w:val="20"/>
        </w:rPr>
      </w:pPr>
    </w:p>
    <w:p w14:paraId="0000005D" w14:textId="77777777" w:rsidR="00BE3C69" w:rsidRPr="00C803C0" w:rsidRDefault="00BE3C69">
      <w:pPr>
        <w:spacing w:line="360" w:lineRule="auto"/>
        <w:jc w:val="both"/>
        <w:rPr>
          <w:sz w:val="20"/>
          <w:szCs w:val="20"/>
        </w:rPr>
      </w:pPr>
    </w:p>
    <w:p w14:paraId="0000005E" w14:textId="77777777" w:rsidR="00BE3C69" w:rsidRPr="00C803C0" w:rsidRDefault="00BE3C69">
      <w:pPr>
        <w:spacing w:line="360" w:lineRule="auto"/>
        <w:jc w:val="both"/>
        <w:rPr>
          <w:sz w:val="20"/>
          <w:szCs w:val="20"/>
        </w:rPr>
      </w:pPr>
    </w:p>
    <w:p w14:paraId="0000005F" w14:textId="2203F9FB" w:rsidR="00BE3C69" w:rsidRPr="00C803C0" w:rsidRDefault="00485502">
      <w:pPr>
        <w:spacing w:line="360" w:lineRule="auto"/>
        <w:jc w:val="both"/>
        <w:rPr>
          <w:sz w:val="20"/>
          <w:szCs w:val="20"/>
        </w:rPr>
      </w:pPr>
      <w:r w:rsidRPr="00C803C0">
        <w:rPr>
          <w:sz w:val="20"/>
          <w:szCs w:val="20"/>
        </w:rPr>
        <w:t xml:space="preserve">La matriz de riesgo es una herramienta que permite establecer cuáles son las amenazas y cuánto es el valor que las coloca en un rango de mayor prioridad. Por ejemplo, un ataque por virus es muy diferente a un ataque de </w:t>
      </w:r>
      <w:proofErr w:type="spellStart"/>
      <w:r w:rsidRPr="00C803C0">
        <w:rPr>
          <w:i/>
          <w:sz w:val="20"/>
          <w:szCs w:val="20"/>
        </w:rPr>
        <w:t>ransomware</w:t>
      </w:r>
      <w:proofErr w:type="spellEnd"/>
      <w:r w:rsidRPr="00C803C0">
        <w:rPr>
          <w:sz w:val="20"/>
          <w:szCs w:val="20"/>
        </w:rPr>
        <w:t>, pues el impacto que este generaría es diferente y la mitigación y manera de prevenirlo es totalmente distinta; para este caso particular se debe tener en cuenta la categorización de impacto: bajo, medio y alto, dependiendo del daño que pueda ocasionar y qué tanto puede hacer que el negocio se detenga, tal como se observa en el ejemplo</w:t>
      </w:r>
      <w:ins w:id="21" w:author="JHON JAIRO RODRIGUEZ PEREZ" w:date="2022-03-29T17:25:00Z">
        <w:r w:rsidR="00FE6FE1">
          <w:rPr>
            <w:sz w:val="20"/>
            <w:szCs w:val="20"/>
          </w:rPr>
          <w:t xml:space="preserve"> de la figura 2</w:t>
        </w:r>
      </w:ins>
      <w:r w:rsidR="00341C67">
        <w:rPr>
          <w:sz w:val="20"/>
          <w:szCs w:val="20"/>
        </w:rPr>
        <w:t>:</w:t>
      </w:r>
      <w:r w:rsidRPr="00C803C0">
        <w:rPr>
          <w:sz w:val="20"/>
          <w:szCs w:val="20"/>
        </w:rPr>
        <w:t xml:space="preserve"> </w:t>
      </w:r>
    </w:p>
    <w:p w14:paraId="00000060" w14:textId="7D21E29F" w:rsidR="00BE3C69" w:rsidRDefault="00BE3C69">
      <w:pPr>
        <w:spacing w:line="360" w:lineRule="auto"/>
        <w:jc w:val="both"/>
        <w:rPr>
          <w:sz w:val="20"/>
          <w:szCs w:val="20"/>
        </w:rPr>
      </w:pPr>
    </w:p>
    <w:p w14:paraId="17FFF409" w14:textId="5141C3ED" w:rsidR="00341C67" w:rsidRDefault="00341C67">
      <w:pPr>
        <w:spacing w:line="360" w:lineRule="auto"/>
        <w:jc w:val="both"/>
        <w:rPr>
          <w:sz w:val="20"/>
          <w:szCs w:val="20"/>
        </w:rPr>
      </w:pPr>
    </w:p>
    <w:p w14:paraId="63063FF3" w14:textId="01D039DA" w:rsidR="00341C67" w:rsidRDefault="00341C67">
      <w:pPr>
        <w:spacing w:line="360" w:lineRule="auto"/>
        <w:jc w:val="both"/>
        <w:rPr>
          <w:sz w:val="20"/>
          <w:szCs w:val="20"/>
        </w:rPr>
      </w:pPr>
    </w:p>
    <w:p w14:paraId="2C481B3E" w14:textId="6549D218" w:rsidR="00341C67" w:rsidRDefault="00341C67">
      <w:pPr>
        <w:spacing w:line="360" w:lineRule="auto"/>
        <w:jc w:val="both"/>
        <w:rPr>
          <w:sz w:val="20"/>
          <w:szCs w:val="20"/>
        </w:rPr>
      </w:pPr>
    </w:p>
    <w:p w14:paraId="5C0DD8E1" w14:textId="1A461ABD" w:rsidR="00341C67" w:rsidRDefault="00341C67">
      <w:pPr>
        <w:spacing w:line="360" w:lineRule="auto"/>
        <w:jc w:val="both"/>
        <w:rPr>
          <w:sz w:val="20"/>
          <w:szCs w:val="20"/>
        </w:rPr>
      </w:pPr>
    </w:p>
    <w:p w14:paraId="00000061" w14:textId="77777777" w:rsidR="00BE3C69" w:rsidRPr="00C803C0" w:rsidRDefault="00485502">
      <w:pPr>
        <w:spacing w:line="360" w:lineRule="auto"/>
        <w:jc w:val="both"/>
        <w:rPr>
          <w:b/>
          <w:sz w:val="20"/>
          <w:szCs w:val="20"/>
        </w:rPr>
      </w:pPr>
      <w:r w:rsidRPr="00C803C0">
        <w:rPr>
          <w:b/>
          <w:sz w:val="20"/>
          <w:szCs w:val="20"/>
        </w:rPr>
        <w:lastRenderedPageBreak/>
        <w:t>Figura 2</w:t>
      </w:r>
    </w:p>
    <w:p w14:paraId="00000062" w14:textId="77777777" w:rsidR="00BE3C69" w:rsidRPr="00C803C0" w:rsidRDefault="00485502">
      <w:pPr>
        <w:spacing w:line="360" w:lineRule="auto"/>
        <w:jc w:val="both"/>
        <w:rPr>
          <w:i/>
          <w:sz w:val="20"/>
          <w:szCs w:val="20"/>
        </w:rPr>
      </w:pPr>
      <w:r w:rsidRPr="00C803C0">
        <w:rPr>
          <w:i/>
          <w:sz w:val="20"/>
          <w:szCs w:val="20"/>
        </w:rPr>
        <w:t>Matriz de riesgo</w:t>
      </w:r>
    </w:p>
    <w:p w14:paraId="00000063" w14:textId="77777777" w:rsidR="00BE3C69" w:rsidRPr="00C803C0" w:rsidRDefault="00BE3C69">
      <w:pPr>
        <w:spacing w:line="360" w:lineRule="auto"/>
        <w:jc w:val="both"/>
        <w:rPr>
          <w:sz w:val="20"/>
          <w:szCs w:val="20"/>
        </w:rPr>
      </w:pPr>
    </w:p>
    <w:p w14:paraId="00000064"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inline distT="0" distB="0" distL="0" distR="0" wp14:anchorId="6F2124AD" wp14:editId="0380BEBC">
                <wp:extent cx="6365875" cy="1146556"/>
                <wp:effectExtent l="0" t="0" r="15875" b="15875"/>
                <wp:docPr id="166" name="Rectángulo 166"/>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2D5413A" w14:textId="77777777" w:rsidR="00BE3C69" w:rsidRDefault="00485502">
                            <w:pPr>
                              <w:spacing w:line="275" w:lineRule="auto"/>
                              <w:jc w:val="center"/>
                              <w:textDirection w:val="btLr"/>
                            </w:pPr>
                            <w:r>
                              <w:rPr>
                                <w:color w:val="FFFFFF"/>
                                <w:sz w:val="36"/>
                              </w:rPr>
                              <w:t>CF03_1_Gráfico_matriz de riesgo</w:t>
                            </w: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2124AD" id="Rectángulo 166" o:spid="_x0000_s1029" style="width:501.25pt;height:9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" fillcolor="#ed7d31" strokecolor="#42719b" strokeweight="1pt">
                <v:stroke startarrowwidth="narrow" startarrowlength="short" endarrowwidth="narrow" endarrowlength="short" miterlimit="5243f"/>
                <v:textbox inset="2.53958mm,1.2694mm,2.53958mm,1.2694mm">
                  <w:txbxContent>
                    <w:p w14:paraId="32D5413A" w14:textId="77777777" w:rsidR="00BE3C69" w:rsidRDefault="00485502">
                      <w:pPr>
                        <w:spacing w:line="275" w:lineRule="auto"/>
                        <w:jc w:val="center"/>
                        <w:textDirection w:val="btLr"/>
                      </w:pPr>
                      <w:r>
                        <w:rPr>
                          <w:color w:val="FFFFFF"/>
                          <w:sz w:val="36"/>
                        </w:rPr>
                        <w:t>CF03_1_Gráfico_matriz de riesgo</w:t>
                      </w:r>
                    </w:p>
                  </w:txbxContent>
                </v:textbox>
                <w10:anchorlock/>
              </v:rect>
            </w:pict>
          </mc:Fallback>
        </mc:AlternateContent>
      </w:r>
    </w:p>
    <w:p w14:paraId="00000065" w14:textId="0D99DBC4" w:rsidR="00BE3C69" w:rsidRPr="00C803C0" w:rsidRDefault="00CC3A30">
      <w:pPr>
        <w:spacing w:line="360" w:lineRule="auto"/>
        <w:jc w:val="both"/>
        <w:rPr>
          <w:sz w:val="20"/>
          <w:szCs w:val="20"/>
        </w:rPr>
      </w:pPr>
      <w:sdt>
        <w:sdtPr>
          <w:tag w:val="goog_rdk_6"/>
          <w:id w:val="1952969573"/>
          <w:showingPlcHdr/>
        </w:sdtPr>
        <w:sdtEndPr/>
        <w:sdtContent>
          <w:r w:rsidR="00FE6FE1">
            <w:t xml:space="preserve">     </w:t>
          </w:r>
          <w:commentRangeStart w:id="22"/>
        </w:sdtContent>
      </w:sdt>
    </w:p>
    <w:commentRangeEnd w:id="22"/>
    <w:p w14:paraId="0000006A" w14:textId="448C2DFF" w:rsidR="00BE3C69" w:rsidRPr="00C803C0" w:rsidRDefault="00485502">
      <w:pPr>
        <w:spacing w:line="360" w:lineRule="auto"/>
        <w:jc w:val="both"/>
        <w:rPr>
          <w:sz w:val="20"/>
          <w:szCs w:val="20"/>
        </w:rPr>
      </w:pPr>
      <w:r w:rsidRPr="00C803C0">
        <w:commentReference w:id="22"/>
      </w:r>
    </w:p>
    <w:tbl>
      <w:tblPr>
        <w:tblStyle w:val="a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987"/>
      </w:tblGrid>
      <w:tr w:rsidR="00BE3C69" w:rsidRPr="00C803C0" w14:paraId="60375420" w14:textId="77777777">
        <w:tc>
          <w:tcPr>
            <w:tcW w:w="1975" w:type="dxa"/>
            <w:shd w:val="clear" w:color="auto" w:fill="548DD4"/>
          </w:tcPr>
          <w:p w14:paraId="0000006B" w14:textId="77777777" w:rsidR="00BE3C69" w:rsidRPr="00C803C0" w:rsidRDefault="00BE3C69">
            <w:pPr>
              <w:jc w:val="both"/>
              <w:rPr>
                <w:color w:val="FFFFFF"/>
              </w:rPr>
            </w:pPr>
          </w:p>
          <w:p w14:paraId="0000006C" w14:textId="77777777" w:rsidR="00BE3C69" w:rsidRPr="00C803C0" w:rsidRDefault="00485502">
            <w:pPr>
              <w:jc w:val="both"/>
              <w:rPr>
                <w:color w:val="000000"/>
              </w:rPr>
            </w:pPr>
            <w:r w:rsidRPr="00C803C0">
              <w:rPr>
                <w:color w:val="FFFFFF"/>
              </w:rPr>
              <w:t>Para recordar</w:t>
            </w:r>
          </w:p>
        </w:tc>
        <w:tc>
          <w:tcPr>
            <w:tcW w:w="7987" w:type="dxa"/>
            <w:shd w:val="clear" w:color="auto" w:fill="DBE5F1"/>
          </w:tcPr>
          <w:p w14:paraId="0000006D" w14:textId="77777777" w:rsidR="00BE3C69" w:rsidRPr="00C803C0" w:rsidRDefault="00485502">
            <w:pPr>
              <w:jc w:val="both"/>
              <w:rPr>
                <w:b w:val="0"/>
                <w:sz w:val="20"/>
                <w:szCs w:val="20"/>
              </w:rPr>
            </w:pPr>
            <w:r w:rsidRPr="00C803C0">
              <w:rPr>
                <w:b w:val="0"/>
                <w:sz w:val="20"/>
                <w:szCs w:val="20"/>
              </w:rPr>
              <w:t xml:space="preserve">La relación que existe entre el riesgo y la estimación siempre será uno de los pilares relevantes de toda empresa, puesto que involucra a todo el personal, como aquellos que deben velar por la seguridad y la información de la </w:t>
            </w:r>
            <w:sdt>
              <w:sdtPr>
                <w:tag w:val="goog_rdk_7"/>
                <w:id w:val="1655332028"/>
              </w:sdtPr>
              <w:sdtEndPr/>
              <w:sdtContent>
                <w:commentRangeStart w:id="23"/>
              </w:sdtContent>
            </w:sdt>
            <w:r w:rsidRPr="00C803C0">
              <w:rPr>
                <w:b w:val="0"/>
                <w:sz w:val="20"/>
                <w:szCs w:val="20"/>
              </w:rPr>
              <w:t>misma</w:t>
            </w:r>
            <w:commentRangeEnd w:id="23"/>
            <w:r w:rsidRPr="00C803C0">
              <w:commentReference w:id="23"/>
            </w:r>
            <w:r w:rsidRPr="00C803C0">
              <w:rPr>
                <w:b w:val="0"/>
                <w:sz w:val="20"/>
                <w:szCs w:val="20"/>
              </w:rPr>
              <w:t>.</w:t>
            </w:r>
          </w:p>
        </w:tc>
      </w:tr>
    </w:tbl>
    <w:p w14:paraId="0000006E" w14:textId="387ADA6D" w:rsidR="00BE3C69" w:rsidRDefault="00BE3C69">
      <w:pPr>
        <w:spacing w:line="360" w:lineRule="auto"/>
        <w:jc w:val="both"/>
        <w:rPr>
          <w:color w:val="7F7F7F"/>
          <w:sz w:val="18"/>
          <w:szCs w:val="18"/>
        </w:rPr>
      </w:pPr>
    </w:p>
    <w:p w14:paraId="5C1A5CDD" w14:textId="77777777" w:rsidR="00341C67" w:rsidRPr="00C803C0" w:rsidRDefault="00341C67">
      <w:pPr>
        <w:spacing w:line="360" w:lineRule="auto"/>
        <w:jc w:val="both"/>
        <w:rPr>
          <w:color w:val="7F7F7F"/>
          <w:sz w:val="18"/>
          <w:szCs w:val="18"/>
        </w:rPr>
      </w:pPr>
    </w:p>
    <w:p w14:paraId="0000006F" w14:textId="77777777" w:rsidR="00BE3C69" w:rsidRPr="00C803C0" w:rsidRDefault="00485502">
      <w:pPr>
        <w:pBdr>
          <w:top w:val="nil"/>
          <w:left w:val="nil"/>
          <w:bottom w:val="nil"/>
          <w:right w:val="nil"/>
          <w:between w:val="nil"/>
        </w:pBdr>
        <w:rPr>
          <w:b/>
          <w:sz w:val="20"/>
          <w:szCs w:val="20"/>
        </w:rPr>
      </w:pPr>
      <w:r w:rsidRPr="00C803C0">
        <w:rPr>
          <w:b/>
          <w:sz w:val="20"/>
          <w:szCs w:val="20"/>
        </w:rPr>
        <w:t>2. Controles de seguridad en una red</w:t>
      </w:r>
    </w:p>
    <w:p w14:paraId="00000070" w14:textId="77777777" w:rsidR="00BE3C69" w:rsidRPr="00C803C0" w:rsidRDefault="00BE3C69">
      <w:pPr>
        <w:pBdr>
          <w:top w:val="nil"/>
          <w:left w:val="nil"/>
          <w:bottom w:val="nil"/>
          <w:right w:val="nil"/>
          <w:between w:val="nil"/>
        </w:pBdr>
        <w:rPr>
          <w:b/>
          <w:sz w:val="20"/>
          <w:szCs w:val="20"/>
        </w:rPr>
      </w:pPr>
    </w:p>
    <w:tbl>
      <w:tblPr>
        <w:tblStyle w:val="afc"/>
        <w:tblW w:w="996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981"/>
        <w:gridCol w:w="4981"/>
      </w:tblGrid>
      <w:tr w:rsidR="00BE3C69" w:rsidRPr="00C803C0" w14:paraId="3D7F676C" w14:textId="77777777">
        <w:tc>
          <w:tcPr>
            <w:tcW w:w="4981" w:type="dxa"/>
            <w:shd w:val="clear" w:color="auto" w:fill="auto"/>
          </w:tcPr>
          <w:p w14:paraId="00000071" w14:textId="77777777" w:rsidR="00BE3C69" w:rsidRPr="00C803C0" w:rsidRDefault="00485502">
            <w:pPr>
              <w:spacing w:line="360" w:lineRule="auto"/>
              <w:jc w:val="both"/>
              <w:rPr>
                <w:b w:val="0"/>
                <w:sz w:val="20"/>
                <w:szCs w:val="20"/>
              </w:rPr>
            </w:pPr>
            <w:r w:rsidRPr="00C803C0">
              <w:rPr>
                <w:b w:val="0"/>
                <w:sz w:val="20"/>
                <w:szCs w:val="20"/>
              </w:rPr>
              <w:t xml:space="preserve">La seguridad, como ya se ha evidenciado, es un factor importante en las empresas y organizaciones, y por tanto conlleva una gran responsabilidad, junto con los métodos y procesos que se deben seguir para lograr establecer un nivel óptimo que permita garantizar la seguridad e integridad de la información. </w:t>
            </w:r>
          </w:p>
          <w:p w14:paraId="00000072" w14:textId="77777777" w:rsidR="00BE3C69" w:rsidRPr="00C803C0" w:rsidRDefault="00BE3C69">
            <w:pPr>
              <w:spacing w:line="360" w:lineRule="auto"/>
              <w:jc w:val="both"/>
              <w:rPr>
                <w:b w:val="0"/>
                <w:sz w:val="20"/>
                <w:szCs w:val="20"/>
              </w:rPr>
            </w:pPr>
          </w:p>
          <w:p w14:paraId="00000073" w14:textId="549E7D0F" w:rsidR="00BE3C69" w:rsidRPr="00C803C0" w:rsidRDefault="003F6F88">
            <w:pPr>
              <w:spacing w:line="360" w:lineRule="auto"/>
              <w:jc w:val="both"/>
              <w:rPr>
                <w:b w:val="0"/>
                <w:sz w:val="20"/>
                <w:szCs w:val="20"/>
              </w:rPr>
            </w:pPr>
            <w:r w:rsidRPr="003F6F88">
              <w:rPr>
                <w:b w:val="0"/>
                <w:sz w:val="20"/>
                <w:szCs w:val="20"/>
              </w:rPr>
              <w:t xml:space="preserve">Hoy día existen muchas herramientas que ayudan a realizar este proceso de una manera adecuada. Algunas de ellas se abordan a </w:t>
            </w:r>
            <w:r w:rsidRPr="003F6F88">
              <w:rPr>
                <w:sz w:val="20"/>
                <w:szCs w:val="20"/>
              </w:rPr>
              <w:t>continuación</w:t>
            </w:r>
            <w:r w:rsidRPr="006035EC">
              <w:rPr>
                <w:sz w:val="20"/>
                <w:szCs w:val="20"/>
              </w:rPr>
              <w:t>:</w:t>
            </w:r>
          </w:p>
        </w:tc>
        <w:tc>
          <w:tcPr>
            <w:tcW w:w="4981" w:type="dxa"/>
            <w:shd w:val="clear" w:color="auto" w:fill="auto"/>
          </w:tcPr>
          <w:p w14:paraId="00000074" w14:textId="77777777" w:rsidR="00BE3C69" w:rsidRPr="00C803C0" w:rsidRDefault="00BE3C69">
            <w:pPr>
              <w:spacing w:line="360" w:lineRule="auto"/>
              <w:jc w:val="both"/>
              <w:rPr>
                <w:sz w:val="20"/>
                <w:szCs w:val="20"/>
              </w:rPr>
            </w:pPr>
          </w:p>
          <w:p w14:paraId="00000075" w14:textId="77777777" w:rsidR="00BE3C69" w:rsidRPr="00C803C0" w:rsidRDefault="00CC3A30">
            <w:pPr>
              <w:spacing w:line="360" w:lineRule="auto"/>
              <w:jc w:val="both"/>
              <w:rPr>
                <w:sz w:val="20"/>
                <w:szCs w:val="20"/>
                <w:highlight w:val="yellow"/>
              </w:rPr>
            </w:pPr>
            <w:sdt>
              <w:sdtPr>
                <w:tag w:val="goog_rdk_8"/>
                <w:id w:val="-1958395137"/>
              </w:sdtPr>
              <w:sdtEndPr/>
              <w:sdtContent>
                <w:commentRangeStart w:id="24"/>
              </w:sdtContent>
            </w:sdt>
            <w:r w:rsidR="00485502" w:rsidRPr="00C803C0">
              <w:rPr>
                <w:noProof/>
                <w:sz w:val="20"/>
                <w:szCs w:val="20"/>
                <w:lang w:val="es-MX" w:eastAsia="es-MX"/>
              </w:rPr>
              <w:drawing>
                <wp:inline distT="0" distB="0" distL="0" distR="0" wp14:anchorId="2452EAB7" wp14:editId="1C0342C7">
                  <wp:extent cx="2822241" cy="1872957"/>
                  <wp:effectExtent l="0" t="0" r="0" b="0"/>
                  <wp:docPr id="1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l="15349"/>
                          <a:stretch>
                            <a:fillRect/>
                          </a:stretch>
                        </pic:blipFill>
                        <pic:spPr>
                          <a:xfrm>
                            <a:off x="0" y="0"/>
                            <a:ext cx="2822241" cy="1872957"/>
                          </a:xfrm>
                          <a:prstGeom prst="rect">
                            <a:avLst/>
                          </a:prstGeom>
                          <a:ln/>
                        </pic:spPr>
                      </pic:pic>
                    </a:graphicData>
                  </a:graphic>
                </wp:inline>
              </w:drawing>
            </w:r>
            <w:commentRangeEnd w:id="24"/>
            <w:r w:rsidR="00485502" w:rsidRPr="00C803C0">
              <w:commentReference w:id="24"/>
            </w:r>
          </w:p>
        </w:tc>
      </w:tr>
    </w:tbl>
    <w:p w14:paraId="00000076" w14:textId="77777777" w:rsidR="00BE3C69" w:rsidRPr="00C803C0" w:rsidRDefault="00BE3C69">
      <w:pPr>
        <w:spacing w:line="360" w:lineRule="auto"/>
        <w:jc w:val="both"/>
        <w:rPr>
          <w:sz w:val="20"/>
          <w:szCs w:val="20"/>
        </w:rPr>
      </w:pPr>
    </w:p>
    <w:p w14:paraId="00000077"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62336" behindDoc="0" locked="0" layoutInCell="1" hidden="0" allowOverlap="1" wp14:anchorId="44258D08" wp14:editId="6FA04358">
                <wp:simplePos x="0" y="0"/>
                <wp:positionH relativeFrom="column">
                  <wp:posOffset>1</wp:posOffset>
                </wp:positionH>
                <wp:positionV relativeFrom="paragraph">
                  <wp:posOffset>0</wp:posOffset>
                </wp:positionV>
                <wp:extent cx="6365875" cy="1146556"/>
                <wp:effectExtent l="0" t="0" r="0" b="0"/>
                <wp:wrapNone/>
                <wp:docPr id="176" name="Rectángulo 176"/>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3DCE0AB" w14:textId="77777777" w:rsidR="00BE3C69" w:rsidRDefault="00485502">
                            <w:pPr>
                              <w:spacing w:line="275" w:lineRule="auto"/>
                              <w:jc w:val="center"/>
                              <w:textDirection w:val="btLr"/>
                            </w:pPr>
                            <w:r>
                              <w:rPr>
                                <w:color w:val="FFFFFF"/>
                                <w:sz w:val="36"/>
                              </w:rPr>
                              <w:t>CF03_2_acordeon_herramientas</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6" o:spid="_x0000_s1030" style="position:absolute;left:0;text-align:left;margin-left:0;margin-top:0;width:501.25pt;height:90.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" fillcolor="#ed7d31" strokecolor="#42719b" strokeweight="1pt">
                <v:stroke startarrowwidth="narrow" startarrowlength="short" endarrowwidth="narrow" endarrowlength="short" miterlimit="5243f"/>
                <v:textbox inset="2.53958mm,1.2694mm,2.53958mm,1.2694mm">
                  <w:txbxContent>
                    <w:p w14:paraId="73DCE0AB" w14:textId="77777777" w:rsidR="00BE3C69" w:rsidRDefault="00485502">
                      <w:pPr>
                        <w:spacing w:line="275" w:lineRule="auto"/>
                        <w:jc w:val="center"/>
                        <w:textDirection w:val="btLr"/>
                      </w:pPr>
                      <w:r>
                        <w:rPr>
                          <w:color w:val="FFFFFF"/>
                          <w:sz w:val="36"/>
                        </w:rPr>
                        <w:t>CF03_2_acordeon_herramientas</w:t>
                      </w:r>
                    </w:p>
                  </w:txbxContent>
                </v:textbox>
              </v:rect>
            </w:pict>
          </mc:Fallback>
        </mc:AlternateContent>
      </w:r>
    </w:p>
    <w:p w14:paraId="00000078" w14:textId="77777777" w:rsidR="00BE3C69" w:rsidRPr="00C803C0" w:rsidRDefault="00BE3C69">
      <w:pPr>
        <w:pBdr>
          <w:top w:val="nil"/>
          <w:left w:val="nil"/>
          <w:bottom w:val="nil"/>
          <w:right w:val="nil"/>
          <w:between w:val="nil"/>
        </w:pBdr>
        <w:rPr>
          <w:b/>
          <w:sz w:val="20"/>
          <w:szCs w:val="20"/>
        </w:rPr>
      </w:pPr>
    </w:p>
    <w:p w14:paraId="00000079" w14:textId="6290AFEA" w:rsidR="00BE3C69" w:rsidRPr="00C803C0" w:rsidRDefault="00CC3A30">
      <w:pPr>
        <w:pBdr>
          <w:top w:val="nil"/>
          <w:left w:val="nil"/>
          <w:bottom w:val="nil"/>
          <w:right w:val="nil"/>
          <w:between w:val="nil"/>
        </w:pBdr>
        <w:rPr>
          <w:b/>
          <w:sz w:val="20"/>
          <w:szCs w:val="20"/>
        </w:rPr>
      </w:pPr>
      <w:sdt>
        <w:sdtPr>
          <w:tag w:val="goog_rdk_9"/>
          <w:id w:val="-146361682"/>
          <w:showingPlcHdr/>
        </w:sdtPr>
        <w:sdtEndPr/>
        <w:sdtContent>
          <w:r w:rsidR="00FE6FE1">
            <w:t xml:space="preserve">     </w:t>
          </w:r>
          <w:commentRangeStart w:id="25"/>
        </w:sdtContent>
      </w:sdt>
    </w:p>
    <w:commentRangeEnd w:id="25"/>
    <w:p w14:paraId="0000007A" w14:textId="77777777" w:rsidR="00BE3C69" w:rsidRPr="00C803C0" w:rsidRDefault="00485502">
      <w:pPr>
        <w:pBdr>
          <w:top w:val="nil"/>
          <w:left w:val="nil"/>
          <w:bottom w:val="nil"/>
          <w:right w:val="nil"/>
          <w:between w:val="nil"/>
        </w:pBdr>
        <w:rPr>
          <w:b/>
          <w:sz w:val="20"/>
          <w:szCs w:val="20"/>
        </w:rPr>
      </w:pPr>
      <w:r w:rsidRPr="00C803C0">
        <w:commentReference w:id="25"/>
      </w:r>
    </w:p>
    <w:p w14:paraId="0000007B" w14:textId="77777777" w:rsidR="00BE3C69" w:rsidRPr="00C803C0" w:rsidRDefault="00BE3C69">
      <w:pPr>
        <w:pBdr>
          <w:top w:val="nil"/>
          <w:left w:val="nil"/>
          <w:bottom w:val="nil"/>
          <w:right w:val="nil"/>
          <w:between w:val="nil"/>
        </w:pBdr>
        <w:rPr>
          <w:b/>
          <w:sz w:val="20"/>
          <w:szCs w:val="20"/>
        </w:rPr>
      </w:pPr>
    </w:p>
    <w:p w14:paraId="0000007C" w14:textId="77777777" w:rsidR="00BE3C69" w:rsidRPr="00C803C0" w:rsidRDefault="00BE3C69">
      <w:pPr>
        <w:pBdr>
          <w:top w:val="nil"/>
          <w:left w:val="nil"/>
          <w:bottom w:val="nil"/>
          <w:right w:val="nil"/>
          <w:between w:val="nil"/>
        </w:pBdr>
        <w:rPr>
          <w:b/>
          <w:sz w:val="20"/>
          <w:szCs w:val="20"/>
        </w:rPr>
      </w:pPr>
    </w:p>
    <w:p w14:paraId="0000007D" w14:textId="77777777" w:rsidR="00BE3C69" w:rsidRPr="00C803C0" w:rsidRDefault="00BE3C69">
      <w:pPr>
        <w:pBdr>
          <w:top w:val="nil"/>
          <w:left w:val="nil"/>
          <w:bottom w:val="nil"/>
          <w:right w:val="nil"/>
          <w:between w:val="nil"/>
        </w:pBdr>
        <w:rPr>
          <w:b/>
          <w:sz w:val="20"/>
          <w:szCs w:val="20"/>
        </w:rPr>
      </w:pPr>
    </w:p>
    <w:p w14:paraId="0000007E" w14:textId="77777777" w:rsidR="00BE3C69" w:rsidRPr="00C803C0" w:rsidRDefault="00BE3C69">
      <w:pPr>
        <w:pBdr>
          <w:top w:val="nil"/>
          <w:left w:val="nil"/>
          <w:bottom w:val="nil"/>
          <w:right w:val="nil"/>
          <w:between w:val="nil"/>
        </w:pBdr>
        <w:rPr>
          <w:b/>
          <w:sz w:val="20"/>
          <w:szCs w:val="20"/>
        </w:rPr>
      </w:pPr>
    </w:p>
    <w:p w14:paraId="0000007F" w14:textId="73F5295F" w:rsidR="00BE3C69" w:rsidRDefault="00BE3C69">
      <w:pPr>
        <w:pBdr>
          <w:top w:val="nil"/>
          <w:left w:val="nil"/>
          <w:bottom w:val="nil"/>
          <w:right w:val="nil"/>
          <w:between w:val="nil"/>
        </w:pBdr>
        <w:rPr>
          <w:b/>
          <w:sz w:val="20"/>
          <w:szCs w:val="20"/>
        </w:rPr>
      </w:pPr>
    </w:p>
    <w:p w14:paraId="1F411D72" w14:textId="77777777" w:rsidR="00CC19EB" w:rsidRPr="00C803C0" w:rsidRDefault="00CC19EB">
      <w:pPr>
        <w:pBdr>
          <w:top w:val="nil"/>
          <w:left w:val="nil"/>
          <w:bottom w:val="nil"/>
          <w:right w:val="nil"/>
          <w:between w:val="nil"/>
        </w:pBdr>
        <w:rPr>
          <w:b/>
          <w:sz w:val="20"/>
          <w:szCs w:val="20"/>
        </w:rPr>
      </w:pPr>
    </w:p>
    <w:p w14:paraId="00000080" w14:textId="285904B1" w:rsidR="00BE3C69" w:rsidRPr="00C803C0" w:rsidRDefault="00485502">
      <w:pPr>
        <w:spacing w:line="360" w:lineRule="auto"/>
        <w:jc w:val="both"/>
        <w:rPr>
          <w:sz w:val="20"/>
          <w:szCs w:val="20"/>
        </w:rPr>
      </w:pPr>
      <w:r w:rsidRPr="00C803C0">
        <w:rPr>
          <w:sz w:val="20"/>
          <w:szCs w:val="20"/>
        </w:rPr>
        <w:t xml:space="preserve">Uno de los aspectos a tener en cuenta al momento de la implementación o adquisición de estos elementos es la cantidad de usuarios que utilizan estos dispositivos, sobre todo en la solución de </w:t>
      </w:r>
      <w:r w:rsidRPr="00C803C0">
        <w:rPr>
          <w:i/>
          <w:sz w:val="20"/>
          <w:szCs w:val="20"/>
        </w:rPr>
        <w:t>hardware y software</w:t>
      </w:r>
      <w:r w:rsidRPr="00C803C0">
        <w:rPr>
          <w:sz w:val="20"/>
          <w:szCs w:val="20"/>
        </w:rPr>
        <w:t xml:space="preserve">, la cantidad </w:t>
      </w:r>
      <w:r w:rsidRPr="00C803C0">
        <w:rPr>
          <w:sz w:val="20"/>
          <w:szCs w:val="20"/>
        </w:rPr>
        <w:lastRenderedPageBreak/>
        <w:t>de datos que estos producirán y cómo será el proceso de respaldo de esta información; puesto que es importante no solo pensar en la implementación sino cómo estos nuevos datos deben ser tratados y manipulados.</w:t>
      </w:r>
    </w:p>
    <w:p w14:paraId="00000081" w14:textId="77777777" w:rsidR="00BE3C69" w:rsidRPr="00C803C0" w:rsidRDefault="00BE3C69">
      <w:pPr>
        <w:spacing w:line="360" w:lineRule="auto"/>
        <w:jc w:val="both"/>
        <w:rPr>
          <w:sz w:val="20"/>
          <w:szCs w:val="20"/>
        </w:rPr>
      </w:pPr>
    </w:p>
    <w:p w14:paraId="00000082" w14:textId="1EE06918" w:rsidR="00BE3C69" w:rsidRPr="00C803C0" w:rsidRDefault="00485502">
      <w:pPr>
        <w:spacing w:line="360" w:lineRule="auto"/>
        <w:jc w:val="both"/>
        <w:rPr>
          <w:sz w:val="20"/>
          <w:szCs w:val="20"/>
        </w:rPr>
      </w:pPr>
      <w:r w:rsidRPr="00C803C0">
        <w:rPr>
          <w:sz w:val="20"/>
          <w:szCs w:val="20"/>
        </w:rPr>
        <w:t xml:space="preserve">De igual forma, la manera en la que se establecerá la comunicación entre dos o más equipos en una red también es fundamental. El modelo de referencia OSI refleja los protocolos y fases en las cuales se establece dicha interacción entre las computadoras. Es la referencia en donde se puede observar la transformación de la información, pues cada capa de este modelo realiza su aporte a la comunicación y con base en este estándar se crean las reglas para establecer dicho proceso. </w:t>
      </w:r>
      <w:r w:rsidR="008D428D">
        <w:rPr>
          <w:sz w:val="20"/>
          <w:szCs w:val="20"/>
        </w:rPr>
        <w:t>Siguiendo esta línea, a</w:t>
      </w:r>
      <w:r w:rsidRPr="00C803C0">
        <w:rPr>
          <w:sz w:val="20"/>
          <w:szCs w:val="20"/>
        </w:rPr>
        <w:t xml:space="preserve"> continuación</w:t>
      </w:r>
      <w:r w:rsidR="008D428D">
        <w:rPr>
          <w:sz w:val="20"/>
          <w:szCs w:val="20"/>
        </w:rPr>
        <w:t>,</w:t>
      </w:r>
      <w:r w:rsidRPr="00C803C0">
        <w:rPr>
          <w:sz w:val="20"/>
          <w:szCs w:val="20"/>
        </w:rPr>
        <w:t xml:space="preserve"> se detalla cada una</w:t>
      </w:r>
      <w:r w:rsidR="008D428D">
        <w:rPr>
          <w:sz w:val="20"/>
          <w:szCs w:val="20"/>
        </w:rPr>
        <w:t>:</w:t>
      </w:r>
    </w:p>
    <w:p w14:paraId="00000083" w14:textId="77777777" w:rsidR="00BE3C69" w:rsidRPr="00C803C0" w:rsidRDefault="00BE3C69">
      <w:pPr>
        <w:spacing w:line="360" w:lineRule="auto"/>
        <w:jc w:val="both"/>
        <w:rPr>
          <w:sz w:val="20"/>
          <w:szCs w:val="20"/>
        </w:rPr>
      </w:pPr>
    </w:p>
    <w:p w14:paraId="00000084"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63360" behindDoc="0" locked="0" layoutInCell="1" hidden="0" allowOverlap="1" wp14:anchorId="72448632" wp14:editId="49DD167D">
                <wp:simplePos x="0" y="0"/>
                <wp:positionH relativeFrom="column">
                  <wp:posOffset>1</wp:posOffset>
                </wp:positionH>
                <wp:positionV relativeFrom="paragraph">
                  <wp:posOffset>0</wp:posOffset>
                </wp:positionV>
                <wp:extent cx="6365875" cy="1146556"/>
                <wp:effectExtent l="0" t="0" r="0" b="0"/>
                <wp:wrapNone/>
                <wp:docPr id="167" name="Rectángulo 167"/>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F937B9A" w14:textId="77777777" w:rsidR="00BE3C69" w:rsidRDefault="00485502">
                            <w:pPr>
                              <w:spacing w:line="275" w:lineRule="auto"/>
                              <w:jc w:val="center"/>
                              <w:textDirection w:val="btLr"/>
                            </w:pPr>
                            <w:r>
                              <w:rPr>
                                <w:color w:val="FFFFFF"/>
                                <w:sz w:val="36"/>
                              </w:rPr>
                              <w:t>CF03_2_interactivo_modelo OSI</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7" o:spid="_x0000_s1031" style="position:absolute;left:0;text-align:left;margin-left:0;margin-top:0;width:501.25pt;height:90.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yxSAIAAIA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6F937B9A" w14:textId="77777777" w:rsidR="00BE3C69" w:rsidRDefault="00485502">
                      <w:pPr>
                        <w:spacing w:line="275" w:lineRule="auto"/>
                        <w:jc w:val="center"/>
                        <w:textDirection w:val="btLr"/>
                      </w:pPr>
                      <w:r>
                        <w:rPr>
                          <w:color w:val="FFFFFF"/>
                          <w:sz w:val="36"/>
                        </w:rPr>
                        <w:t>CF03_2_interactivo_m</w:t>
                      </w:r>
                      <w:r>
                        <w:rPr>
                          <w:color w:val="FFFFFF"/>
                          <w:sz w:val="36"/>
                        </w:rPr>
                        <w:t>odelo OSI</w:t>
                      </w:r>
                    </w:p>
                  </w:txbxContent>
                </v:textbox>
              </v:rect>
            </w:pict>
          </mc:Fallback>
        </mc:AlternateContent>
      </w:r>
    </w:p>
    <w:p w14:paraId="00000085" w14:textId="77777777" w:rsidR="00BE3C69" w:rsidRPr="00C803C0" w:rsidRDefault="00CC3A30">
      <w:pPr>
        <w:pBdr>
          <w:top w:val="nil"/>
          <w:left w:val="nil"/>
          <w:bottom w:val="nil"/>
          <w:right w:val="nil"/>
          <w:between w:val="nil"/>
        </w:pBdr>
        <w:rPr>
          <w:b/>
          <w:sz w:val="20"/>
          <w:szCs w:val="20"/>
        </w:rPr>
      </w:pPr>
      <w:sdt>
        <w:sdtPr>
          <w:tag w:val="goog_rdk_10"/>
          <w:id w:val="267593278"/>
        </w:sdtPr>
        <w:sdtEndPr/>
        <w:sdtContent>
          <w:commentRangeStart w:id="26"/>
        </w:sdtContent>
      </w:sdt>
    </w:p>
    <w:commentRangeEnd w:id="26"/>
    <w:p w14:paraId="00000086" w14:textId="77777777" w:rsidR="00BE3C69" w:rsidRPr="00C803C0" w:rsidRDefault="00485502">
      <w:pPr>
        <w:pBdr>
          <w:top w:val="nil"/>
          <w:left w:val="nil"/>
          <w:bottom w:val="nil"/>
          <w:right w:val="nil"/>
          <w:between w:val="nil"/>
        </w:pBdr>
        <w:rPr>
          <w:b/>
          <w:sz w:val="20"/>
          <w:szCs w:val="20"/>
        </w:rPr>
      </w:pPr>
      <w:r w:rsidRPr="00C803C0">
        <w:commentReference w:id="26"/>
      </w:r>
    </w:p>
    <w:p w14:paraId="00000087" w14:textId="77777777" w:rsidR="00BE3C69" w:rsidRPr="00C803C0" w:rsidRDefault="00BE3C69">
      <w:pPr>
        <w:pBdr>
          <w:top w:val="nil"/>
          <w:left w:val="nil"/>
          <w:bottom w:val="nil"/>
          <w:right w:val="nil"/>
          <w:between w:val="nil"/>
        </w:pBdr>
        <w:rPr>
          <w:b/>
          <w:sz w:val="20"/>
          <w:szCs w:val="20"/>
        </w:rPr>
      </w:pPr>
    </w:p>
    <w:p w14:paraId="00000088" w14:textId="77777777" w:rsidR="00BE3C69" w:rsidRPr="00C803C0" w:rsidRDefault="00BE3C69">
      <w:pPr>
        <w:pBdr>
          <w:top w:val="nil"/>
          <w:left w:val="nil"/>
          <w:bottom w:val="nil"/>
          <w:right w:val="nil"/>
          <w:between w:val="nil"/>
        </w:pBdr>
        <w:rPr>
          <w:b/>
          <w:sz w:val="20"/>
          <w:szCs w:val="20"/>
        </w:rPr>
      </w:pPr>
    </w:p>
    <w:p w14:paraId="00000089" w14:textId="77777777" w:rsidR="00BE3C69" w:rsidRPr="00C803C0" w:rsidRDefault="00BE3C69">
      <w:pPr>
        <w:pBdr>
          <w:top w:val="nil"/>
          <w:left w:val="nil"/>
          <w:bottom w:val="nil"/>
          <w:right w:val="nil"/>
          <w:between w:val="nil"/>
        </w:pBdr>
        <w:rPr>
          <w:b/>
          <w:sz w:val="20"/>
          <w:szCs w:val="20"/>
        </w:rPr>
      </w:pPr>
    </w:p>
    <w:p w14:paraId="0000008A" w14:textId="77777777" w:rsidR="00BE3C69" w:rsidRPr="00C803C0" w:rsidRDefault="00BE3C69">
      <w:pPr>
        <w:pBdr>
          <w:top w:val="nil"/>
          <w:left w:val="nil"/>
          <w:bottom w:val="nil"/>
          <w:right w:val="nil"/>
          <w:between w:val="nil"/>
        </w:pBdr>
        <w:rPr>
          <w:b/>
          <w:sz w:val="20"/>
          <w:szCs w:val="20"/>
        </w:rPr>
      </w:pPr>
    </w:p>
    <w:p w14:paraId="0000008B" w14:textId="77777777" w:rsidR="00BE3C69" w:rsidRPr="00C803C0" w:rsidRDefault="00BE3C69">
      <w:pPr>
        <w:pBdr>
          <w:top w:val="nil"/>
          <w:left w:val="nil"/>
          <w:bottom w:val="nil"/>
          <w:right w:val="nil"/>
          <w:between w:val="nil"/>
        </w:pBdr>
        <w:rPr>
          <w:b/>
          <w:sz w:val="20"/>
          <w:szCs w:val="20"/>
        </w:rPr>
      </w:pPr>
    </w:p>
    <w:tbl>
      <w:tblPr>
        <w:tblStyle w:val="a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987"/>
      </w:tblGrid>
      <w:tr w:rsidR="00BE3C69" w:rsidRPr="00C803C0" w14:paraId="68603136" w14:textId="77777777">
        <w:tc>
          <w:tcPr>
            <w:tcW w:w="1975" w:type="dxa"/>
            <w:shd w:val="clear" w:color="auto" w:fill="548DD4"/>
          </w:tcPr>
          <w:p w14:paraId="0000008C" w14:textId="77777777" w:rsidR="00BE3C69" w:rsidRPr="00C803C0" w:rsidRDefault="00BE3C69">
            <w:pPr>
              <w:jc w:val="both"/>
              <w:rPr>
                <w:color w:val="FFFFFF"/>
              </w:rPr>
            </w:pPr>
          </w:p>
          <w:p w14:paraId="0000008D" w14:textId="77777777" w:rsidR="00BE3C69" w:rsidRPr="00C803C0" w:rsidRDefault="00485502">
            <w:pPr>
              <w:jc w:val="both"/>
              <w:rPr>
                <w:color w:val="000000"/>
              </w:rPr>
            </w:pPr>
            <w:r w:rsidRPr="00C803C0">
              <w:rPr>
                <w:color w:val="FFFFFF"/>
              </w:rPr>
              <w:t>Para recordar</w:t>
            </w:r>
          </w:p>
        </w:tc>
        <w:tc>
          <w:tcPr>
            <w:tcW w:w="7987" w:type="dxa"/>
            <w:shd w:val="clear" w:color="auto" w:fill="DBE5F1"/>
          </w:tcPr>
          <w:p w14:paraId="0000008E" w14:textId="77777777" w:rsidR="00BE3C69" w:rsidRPr="00C803C0" w:rsidRDefault="00485502">
            <w:pPr>
              <w:jc w:val="both"/>
              <w:rPr>
                <w:b w:val="0"/>
                <w:sz w:val="20"/>
                <w:szCs w:val="20"/>
              </w:rPr>
            </w:pPr>
            <w:r w:rsidRPr="00C803C0">
              <w:rPr>
                <w:b w:val="0"/>
                <w:sz w:val="20"/>
                <w:szCs w:val="20"/>
              </w:rPr>
              <w:t xml:space="preserve">Aunque se han precisado diferentes mecanismos para la seguridad en redes, es importante destacar que la protección de la información y el correcto uso de los sistemas informáticos de una empresa dependen de la cultura informática y de seguridad de las personas que allí laboran, pues son ellas quienes interactúan con estos elementos de la empresa y deben estar siempre alerta y al tanto de </w:t>
            </w:r>
            <w:sdt>
              <w:sdtPr>
                <w:tag w:val="goog_rdk_11"/>
                <w:id w:val="-388730565"/>
              </w:sdtPr>
              <w:sdtEndPr/>
              <w:sdtContent>
                <w:commentRangeStart w:id="27"/>
              </w:sdtContent>
            </w:sdt>
            <w:r w:rsidRPr="00C803C0">
              <w:rPr>
                <w:b w:val="0"/>
                <w:sz w:val="20"/>
                <w:szCs w:val="20"/>
              </w:rPr>
              <w:t>todo</w:t>
            </w:r>
            <w:commentRangeEnd w:id="27"/>
            <w:r w:rsidRPr="00C803C0">
              <w:commentReference w:id="27"/>
            </w:r>
            <w:r w:rsidRPr="00C803C0">
              <w:rPr>
                <w:b w:val="0"/>
                <w:sz w:val="20"/>
                <w:szCs w:val="20"/>
              </w:rPr>
              <w:t>.</w:t>
            </w:r>
          </w:p>
        </w:tc>
      </w:tr>
    </w:tbl>
    <w:p w14:paraId="0000008F" w14:textId="77777777" w:rsidR="00BE3C69" w:rsidRPr="00C803C0" w:rsidRDefault="00BE3C69">
      <w:pPr>
        <w:pBdr>
          <w:top w:val="nil"/>
          <w:left w:val="nil"/>
          <w:bottom w:val="nil"/>
          <w:right w:val="nil"/>
          <w:between w:val="nil"/>
        </w:pBdr>
        <w:rPr>
          <w:b/>
          <w:sz w:val="20"/>
          <w:szCs w:val="20"/>
        </w:rPr>
      </w:pPr>
    </w:p>
    <w:p w14:paraId="00000090" w14:textId="77777777" w:rsidR="00BE3C69" w:rsidRPr="00C803C0" w:rsidRDefault="00BE3C69">
      <w:pPr>
        <w:pBdr>
          <w:top w:val="nil"/>
          <w:left w:val="nil"/>
          <w:bottom w:val="nil"/>
          <w:right w:val="nil"/>
          <w:between w:val="nil"/>
        </w:pBdr>
        <w:rPr>
          <w:b/>
          <w:sz w:val="20"/>
          <w:szCs w:val="20"/>
        </w:rPr>
      </w:pPr>
    </w:p>
    <w:p w14:paraId="00000091" w14:textId="77777777" w:rsidR="00BE3C69" w:rsidRPr="00C803C0" w:rsidRDefault="00BE3C69">
      <w:pPr>
        <w:pBdr>
          <w:top w:val="nil"/>
          <w:left w:val="nil"/>
          <w:bottom w:val="nil"/>
          <w:right w:val="nil"/>
          <w:between w:val="nil"/>
        </w:pBdr>
        <w:rPr>
          <w:b/>
          <w:sz w:val="20"/>
          <w:szCs w:val="20"/>
        </w:rPr>
      </w:pPr>
    </w:p>
    <w:p w14:paraId="00000092" w14:textId="77777777" w:rsidR="00BE3C69" w:rsidRPr="00C803C0" w:rsidRDefault="00485502">
      <w:pPr>
        <w:pBdr>
          <w:top w:val="nil"/>
          <w:left w:val="nil"/>
          <w:bottom w:val="nil"/>
          <w:right w:val="nil"/>
          <w:between w:val="nil"/>
        </w:pBdr>
        <w:rPr>
          <w:b/>
          <w:sz w:val="20"/>
          <w:szCs w:val="20"/>
        </w:rPr>
      </w:pPr>
      <w:r w:rsidRPr="00C803C0">
        <w:rPr>
          <w:b/>
          <w:sz w:val="20"/>
          <w:szCs w:val="20"/>
        </w:rPr>
        <w:t>3. Seguridad física y políticas de seguridad</w:t>
      </w:r>
    </w:p>
    <w:p w14:paraId="00000093" w14:textId="77777777" w:rsidR="00BE3C69" w:rsidRPr="00C803C0" w:rsidRDefault="00BE3C69">
      <w:pPr>
        <w:pBdr>
          <w:top w:val="nil"/>
          <w:left w:val="nil"/>
          <w:bottom w:val="nil"/>
          <w:right w:val="nil"/>
          <w:between w:val="nil"/>
        </w:pBdr>
        <w:rPr>
          <w:b/>
          <w:sz w:val="20"/>
          <w:szCs w:val="20"/>
        </w:rPr>
      </w:pPr>
    </w:p>
    <w:p w14:paraId="00000094" w14:textId="77777777" w:rsidR="00BE3C69" w:rsidRPr="00C803C0" w:rsidRDefault="00BE3C69">
      <w:pPr>
        <w:pBdr>
          <w:top w:val="nil"/>
          <w:left w:val="nil"/>
          <w:bottom w:val="nil"/>
          <w:right w:val="nil"/>
          <w:between w:val="nil"/>
        </w:pBdr>
        <w:rPr>
          <w:b/>
          <w:sz w:val="20"/>
          <w:szCs w:val="20"/>
        </w:rPr>
      </w:pPr>
    </w:p>
    <w:p w14:paraId="00000095" w14:textId="513D2DF4" w:rsidR="00BE3C69" w:rsidRPr="00C803C0" w:rsidRDefault="00485502">
      <w:pPr>
        <w:spacing w:line="360" w:lineRule="auto"/>
        <w:jc w:val="both"/>
        <w:rPr>
          <w:sz w:val="20"/>
          <w:szCs w:val="20"/>
        </w:rPr>
      </w:pPr>
      <w:r w:rsidRPr="00C803C0">
        <w:rPr>
          <w:sz w:val="20"/>
          <w:szCs w:val="20"/>
        </w:rPr>
        <w:t xml:space="preserve">La </w:t>
      </w:r>
      <w:r w:rsidRPr="00C803C0">
        <w:rPr>
          <w:b/>
          <w:sz w:val="20"/>
          <w:szCs w:val="20"/>
        </w:rPr>
        <w:t>seguridad física</w:t>
      </w:r>
      <w:r w:rsidRPr="00C803C0">
        <w:rPr>
          <w:sz w:val="20"/>
          <w:szCs w:val="20"/>
        </w:rPr>
        <w:t xml:space="preserve"> es uno de los aspectos fundamentales en una organización. Esta permite crear los mecanismos de barrera para salvaguardar los activos de la misma</w:t>
      </w:r>
      <w:r w:rsidR="001504D0">
        <w:rPr>
          <w:sz w:val="20"/>
          <w:szCs w:val="20"/>
        </w:rPr>
        <w:t xml:space="preserve">; </w:t>
      </w:r>
      <w:ins w:id="28" w:author="JHON JAIRO RODRIGUEZ PEREZ" w:date="2022-03-29T17:33:00Z">
        <w:r w:rsidR="00FE6FE1">
          <w:rPr>
            <w:sz w:val="20"/>
            <w:szCs w:val="20"/>
          </w:rPr>
          <w:t>s</w:t>
        </w:r>
      </w:ins>
      <w:del w:id="29" w:author="JHON JAIRO RODRIGUEZ PEREZ" w:date="2022-03-29T17:33:00Z">
        <w:r w:rsidR="001504D0" w:rsidDel="00FE6FE1">
          <w:rPr>
            <w:sz w:val="20"/>
            <w:szCs w:val="20"/>
          </w:rPr>
          <w:delText>S</w:delText>
        </w:r>
      </w:del>
      <w:r w:rsidR="001504D0">
        <w:rPr>
          <w:sz w:val="20"/>
          <w:szCs w:val="20"/>
        </w:rPr>
        <w:t xml:space="preserve">abiendo esto, a continuación, se </w:t>
      </w:r>
      <w:proofErr w:type="gramStart"/>
      <w:r w:rsidR="001504D0">
        <w:rPr>
          <w:sz w:val="20"/>
          <w:szCs w:val="20"/>
        </w:rPr>
        <w:t>precisan</w:t>
      </w:r>
      <w:proofErr w:type="gramEnd"/>
      <w:r w:rsidRPr="00C803C0">
        <w:rPr>
          <w:sz w:val="20"/>
          <w:szCs w:val="20"/>
        </w:rPr>
        <w:t xml:space="preserve"> algunos conceptos</w:t>
      </w:r>
      <w:ins w:id="30" w:author="JHON JAIRO RODRIGUEZ PEREZ" w:date="2022-03-29T17:33:00Z">
        <w:r w:rsidR="00FE6FE1">
          <w:rPr>
            <w:sz w:val="20"/>
            <w:szCs w:val="20"/>
          </w:rPr>
          <w:t xml:space="preserve"> en la figura 3</w:t>
        </w:r>
      </w:ins>
      <w:r w:rsidR="001504D0">
        <w:rPr>
          <w:sz w:val="20"/>
          <w:szCs w:val="20"/>
        </w:rPr>
        <w:t>:</w:t>
      </w:r>
    </w:p>
    <w:p w14:paraId="00000096" w14:textId="77777777" w:rsidR="00BE3C69" w:rsidRPr="00C803C0" w:rsidRDefault="00BE3C69">
      <w:pPr>
        <w:spacing w:line="360" w:lineRule="auto"/>
        <w:jc w:val="both"/>
        <w:rPr>
          <w:sz w:val="20"/>
          <w:szCs w:val="20"/>
        </w:rPr>
      </w:pPr>
    </w:p>
    <w:p w14:paraId="00000097" w14:textId="77777777" w:rsidR="00BE3C69" w:rsidRPr="00C803C0" w:rsidRDefault="00485502">
      <w:pPr>
        <w:spacing w:line="360" w:lineRule="auto"/>
        <w:jc w:val="both"/>
        <w:rPr>
          <w:b/>
          <w:sz w:val="20"/>
          <w:szCs w:val="20"/>
        </w:rPr>
      </w:pPr>
      <w:r w:rsidRPr="00C803C0">
        <w:rPr>
          <w:b/>
          <w:sz w:val="20"/>
          <w:szCs w:val="20"/>
        </w:rPr>
        <w:t>Figura 3</w:t>
      </w:r>
    </w:p>
    <w:p w14:paraId="00000098" w14:textId="77777777" w:rsidR="00BE3C69" w:rsidRPr="00C803C0" w:rsidRDefault="00485502">
      <w:pPr>
        <w:spacing w:line="360" w:lineRule="auto"/>
        <w:jc w:val="both"/>
        <w:rPr>
          <w:i/>
          <w:sz w:val="20"/>
          <w:szCs w:val="20"/>
        </w:rPr>
      </w:pPr>
      <w:r w:rsidRPr="00C803C0">
        <w:rPr>
          <w:i/>
          <w:sz w:val="20"/>
          <w:szCs w:val="20"/>
        </w:rPr>
        <w:t>Conceptos de mecanismos de seguridad</w:t>
      </w:r>
    </w:p>
    <w:p w14:paraId="00000099" w14:textId="3318D790" w:rsidR="00BE3C69" w:rsidRPr="00C803C0" w:rsidRDefault="00CC3A30">
      <w:pPr>
        <w:spacing w:line="360" w:lineRule="auto"/>
        <w:jc w:val="both"/>
        <w:rPr>
          <w:sz w:val="20"/>
          <w:szCs w:val="20"/>
        </w:rPr>
      </w:pPr>
      <w:sdt>
        <w:sdtPr>
          <w:tag w:val="goog_rdk_12"/>
          <w:id w:val="-1701236877"/>
          <w:showingPlcHdr/>
        </w:sdtPr>
        <w:sdtEndPr/>
        <w:sdtContent>
          <w:r w:rsidR="00FE6FE1">
            <w:t xml:space="preserve">     </w:t>
          </w:r>
          <w:commentRangeStart w:id="31"/>
        </w:sdtContent>
      </w:sdt>
      <w:r w:rsidR="00485502" w:rsidRPr="00C803C0">
        <w:rPr>
          <w:noProof/>
          <w:lang w:val="es-MX" w:eastAsia="es-MX"/>
        </w:rPr>
        <mc:AlternateContent>
          <mc:Choice Requires="wps">
            <w:drawing>
              <wp:anchor distT="0" distB="0" distL="114300" distR="114300" simplePos="0" relativeHeight="251664384" behindDoc="0" locked="0" layoutInCell="1" hidden="0" allowOverlap="1" wp14:anchorId="41B489A9" wp14:editId="4611E07A">
                <wp:simplePos x="0" y="0"/>
                <wp:positionH relativeFrom="column">
                  <wp:posOffset>1</wp:posOffset>
                </wp:positionH>
                <wp:positionV relativeFrom="paragraph">
                  <wp:posOffset>0</wp:posOffset>
                </wp:positionV>
                <wp:extent cx="6365875" cy="1146556"/>
                <wp:effectExtent l="0" t="0" r="0" b="0"/>
                <wp:wrapNone/>
                <wp:docPr id="170" name="Rectángulo 170"/>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F050915" w14:textId="77777777" w:rsidR="00BE3C69" w:rsidRDefault="00485502">
                            <w:pPr>
                              <w:spacing w:line="275" w:lineRule="auto"/>
                              <w:jc w:val="center"/>
                              <w:textDirection w:val="btLr"/>
                            </w:pPr>
                            <w:r>
                              <w:rPr>
                                <w:color w:val="FFFFFF"/>
                                <w:sz w:val="36"/>
                              </w:rPr>
                              <w:t>CF03_3_Infografía_conceptos</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0" o:spid="_x0000_s1032" style="position:absolute;left:0;text-align:left;margin-left:0;margin-top:0;width:501.25pt;height:90.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3/RRwIAAIA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" fillcolor="#ed7d31" strokecolor="#42719b" strokeweight="1pt">
                <v:stroke startarrowwidth="narrow" startarrowlength="short" endarrowwidth="narrow" endarrowlength="short" miterlimit="5243f"/>
                <v:textbox inset="2.53958mm,1.2694mm,2.53958mm,1.2694mm">
                  <w:txbxContent>
                    <w:p w14:paraId="3F050915" w14:textId="77777777" w:rsidR="00BE3C69" w:rsidRDefault="00485502">
                      <w:pPr>
                        <w:spacing w:line="275" w:lineRule="auto"/>
                        <w:jc w:val="center"/>
                        <w:textDirection w:val="btLr"/>
                      </w:pPr>
                      <w:r>
                        <w:rPr>
                          <w:color w:val="FFFFFF"/>
                          <w:sz w:val="36"/>
                        </w:rPr>
                        <w:t>CF03_3_Infografía_conceptos</w:t>
                      </w:r>
                    </w:p>
                  </w:txbxContent>
                </v:textbox>
              </v:rect>
            </w:pict>
          </mc:Fallback>
        </mc:AlternateContent>
      </w:r>
    </w:p>
    <w:commentRangeEnd w:id="31"/>
    <w:p w14:paraId="0000009A" w14:textId="77777777" w:rsidR="00BE3C69" w:rsidRPr="00C803C0" w:rsidRDefault="00485502">
      <w:pPr>
        <w:spacing w:line="360" w:lineRule="auto"/>
        <w:jc w:val="both"/>
        <w:rPr>
          <w:sz w:val="20"/>
          <w:szCs w:val="20"/>
        </w:rPr>
      </w:pPr>
      <w:r w:rsidRPr="00C803C0">
        <w:commentReference w:id="31"/>
      </w:r>
    </w:p>
    <w:p w14:paraId="0000009B" w14:textId="77777777" w:rsidR="00BE3C69" w:rsidRPr="00C803C0" w:rsidRDefault="00BE3C69">
      <w:pPr>
        <w:spacing w:line="360" w:lineRule="auto"/>
        <w:jc w:val="both"/>
        <w:rPr>
          <w:sz w:val="20"/>
          <w:szCs w:val="20"/>
        </w:rPr>
      </w:pPr>
    </w:p>
    <w:p w14:paraId="0000009C" w14:textId="77777777" w:rsidR="00BE3C69" w:rsidRPr="00C803C0" w:rsidRDefault="00BE3C69">
      <w:pPr>
        <w:spacing w:line="360" w:lineRule="auto"/>
        <w:jc w:val="both"/>
        <w:rPr>
          <w:sz w:val="20"/>
          <w:szCs w:val="20"/>
        </w:rPr>
      </w:pPr>
    </w:p>
    <w:p w14:paraId="0000009D" w14:textId="77777777" w:rsidR="00BE3C69" w:rsidRPr="00C803C0" w:rsidRDefault="00BE3C69">
      <w:pPr>
        <w:spacing w:line="360" w:lineRule="auto"/>
        <w:jc w:val="both"/>
        <w:rPr>
          <w:sz w:val="20"/>
          <w:szCs w:val="20"/>
        </w:rPr>
      </w:pPr>
    </w:p>
    <w:p w14:paraId="0000009E" w14:textId="49859A94" w:rsidR="00BE3C69" w:rsidRDefault="00BE3C69">
      <w:pPr>
        <w:spacing w:line="360" w:lineRule="auto"/>
        <w:jc w:val="both"/>
        <w:rPr>
          <w:sz w:val="20"/>
          <w:szCs w:val="20"/>
        </w:rPr>
      </w:pPr>
    </w:p>
    <w:p w14:paraId="2587F449" w14:textId="77777777" w:rsidR="003F6F88" w:rsidRPr="00C803C0" w:rsidRDefault="003F6F88">
      <w:pPr>
        <w:spacing w:line="360" w:lineRule="auto"/>
        <w:jc w:val="both"/>
        <w:rPr>
          <w:sz w:val="20"/>
          <w:szCs w:val="20"/>
        </w:rPr>
      </w:pPr>
    </w:p>
    <w:p w14:paraId="0000009F" w14:textId="77777777" w:rsidR="00BE3C69" w:rsidRPr="00C803C0" w:rsidRDefault="00BE3C69">
      <w:pPr>
        <w:spacing w:line="360" w:lineRule="auto"/>
        <w:jc w:val="both"/>
        <w:rPr>
          <w:sz w:val="20"/>
          <w:szCs w:val="20"/>
        </w:rPr>
      </w:pPr>
    </w:p>
    <w:tbl>
      <w:tblPr>
        <w:tblStyle w:val="afe"/>
        <w:tblW w:w="9962"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988"/>
        <w:gridCol w:w="8974"/>
      </w:tblGrid>
      <w:tr w:rsidR="00BE3C69" w:rsidRPr="00C803C0" w14:paraId="394D622C" w14:textId="77777777">
        <w:tc>
          <w:tcPr>
            <w:tcW w:w="988" w:type="dxa"/>
            <w:shd w:val="clear" w:color="auto" w:fill="31849B"/>
          </w:tcPr>
          <w:p w14:paraId="000000A0" w14:textId="77777777" w:rsidR="00BE3C69" w:rsidRPr="00C803C0" w:rsidRDefault="00BE3C69">
            <w:pPr>
              <w:rPr>
                <w:sz w:val="20"/>
                <w:szCs w:val="20"/>
              </w:rPr>
            </w:pPr>
          </w:p>
        </w:tc>
        <w:tc>
          <w:tcPr>
            <w:tcW w:w="8974" w:type="dxa"/>
            <w:shd w:val="clear" w:color="auto" w:fill="DBEEF3"/>
          </w:tcPr>
          <w:p w14:paraId="000000A1" w14:textId="77777777" w:rsidR="00BE3C69" w:rsidRPr="00C803C0" w:rsidRDefault="00BE3C69">
            <w:pPr>
              <w:rPr>
                <w:sz w:val="20"/>
                <w:szCs w:val="20"/>
              </w:rPr>
            </w:pPr>
          </w:p>
        </w:tc>
      </w:tr>
      <w:tr w:rsidR="00BE3C69" w:rsidRPr="00C803C0" w14:paraId="3759A3C1" w14:textId="77777777">
        <w:tc>
          <w:tcPr>
            <w:tcW w:w="9962" w:type="dxa"/>
            <w:gridSpan w:val="2"/>
            <w:shd w:val="clear" w:color="auto" w:fill="DBEEF3"/>
          </w:tcPr>
          <w:p w14:paraId="000000A2" w14:textId="77777777" w:rsidR="00BE3C69" w:rsidRPr="00C803C0" w:rsidRDefault="00485502">
            <w:pPr>
              <w:spacing w:line="360" w:lineRule="auto"/>
              <w:jc w:val="both"/>
              <w:rPr>
                <w:b w:val="0"/>
                <w:sz w:val="20"/>
                <w:szCs w:val="20"/>
              </w:rPr>
            </w:pPr>
            <w:r w:rsidRPr="00C803C0">
              <w:rPr>
                <w:b w:val="0"/>
                <w:sz w:val="20"/>
                <w:szCs w:val="20"/>
              </w:rPr>
              <w:t xml:space="preserve">Como se puede apreciar la seguridad física se encarga de velar por los controles físicos establecidos para prevenir la intrusión o vulnerabilidades de la infraestructura de una organización. En estos elementos se pueden consagrar dispositivos, personas y toda medida que permita asegurar los bienes de la </w:t>
            </w:r>
            <w:sdt>
              <w:sdtPr>
                <w:tag w:val="goog_rdk_13"/>
                <w:id w:val="-780722368"/>
              </w:sdtPr>
              <w:sdtEndPr/>
              <w:sdtContent>
                <w:commentRangeStart w:id="32"/>
              </w:sdtContent>
            </w:sdt>
            <w:r w:rsidRPr="00C803C0">
              <w:rPr>
                <w:b w:val="0"/>
                <w:sz w:val="20"/>
                <w:szCs w:val="20"/>
              </w:rPr>
              <w:t>organización</w:t>
            </w:r>
            <w:commentRangeEnd w:id="32"/>
            <w:r w:rsidRPr="00C803C0">
              <w:commentReference w:id="32"/>
            </w:r>
            <w:r w:rsidRPr="00C803C0">
              <w:rPr>
                <w:b w:val="0"/>
                <w:sz w:val="20"/>
                <w:szCs w:val="20"/>
              </w:rPr>
              <w:t>.</w:t>
            </w:r>
          </w:p>
        </w:tc>
      </w:tr>
    </w:tbl>
    <w:p w14:paraId="000000A4" w14:textId="77777777" w:rsidR="00BE3C69" w:rsidRPr="00C803C0" w:rsidRDefault="00BE3C69">
      <w:pPr>
        <w:spacing w:line="360" w:lineRule="auto"/>
        <w:jc w:val="both"/>
        <w:rPr>
          <w:sz w:val="20"/>
          <w:szCs w:val="20"/>
        </w:rPr>
      </w:pPr>
    </w:p>
    <w:p w14:paraId="000000A6" w14:textId="77777777" w:rsidR="00BE3C69" w:rsidRPr="00C803C0" w:rsidRDefault="00485502">
      <w:pPr>
        <w:spacing w:line="360" w:lineRule="auto"/>
        <w:jc w:val="both"/>
        <w:rPr>
          <w:sz w:val="20"/>
          <w:szCs w:val="20"/>
        </w:rPr>
      </w:pPr>
      <w:r w:rsidRPr="00C803C0">
        <w:rPr>
          <w:sz w:val="20"/>
          <w:szCs w:val="20"/>
        </w:rPr>
        <w:t>Existen muchos aspectos a considerar con respecto a la seguridad física, la cual como se ha expresado, es un conjunto de medidas que permiten garantizar el acceso y control de los lugares de la empresa. Si se explora un poco sobre algunos de estos, se verá que estas medidas van desde la instalación de cámaras de seguridad, sensores, tarjetas inteligentes hasta lectores de huella.</w:t>
      </w:r>
    </w:p>
    <w:p w14:paraId="000000A7" w14:textId="77777777" w:rsidR="00BE3C69" w:rsidRPr="00C803C0" w:rsidRDefault="00BE3C69">
      <w:pPr>
        <w:spacing w:line="360" w:lineRule="auto"/>
        <w:jc w:val="both"/>
        <w:rPr>
          <w:sz w:val="20"/>
          <w:szCs w:val="20"/>
        </w:rPr>
      </w:pPr>
    </w:p>
    <w:tbl>
      <w:tblPr>
        <w:tblStyle w:val="a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BE3C69" w:rsidRPr="00C803C0" w14:paraId="2E5E6BF1" w14:textId="77777777">
        <w:tc>
          <w:tcPr>
            <w:tcW w:w="9962" w:type="dxa"/>
            <w:shd w:val="clear" w:color="auto" w:fill="auto"/>
          </w:tcPr>
          <w:p w14:paraId="000000A8" w14:textId="77777777" w:rsidR="00BE3C69" w:rsidRPr="00C803C0" w:rsidRDefault="00CC3A30">
            <w:pPr>
              <w:jc w:val="center"/>
            </w:pPr>
            <w:sdt>
              <w:sdtPr>
                <w:tag w:val="goog_rdk_14"/>
                <w:id w:val="165140181"/>
              </w:sdtPr>
              <w:sdtEndPr/>
              <w:sdtContent>
                <w:commentRangeStart w:id="33"/>
              </w:sdtContent>
            </w:sdt>
            <w:r w:rsidR="00485502" w:rsidRPr="00C803C0">
              <w:rPr>
                <w:noProof/>
                <w:lang w:val="es-MX" w:eastAsia="es-MX"/>
              </w:rPr>
              <w:drawing>
                <wp:inline distT="0" distB="0" distL="0" distR="0" wp14:anchorId="36DD781F" wp14:editId="695601E5">
                  <wp:extent cx="4235552" cy="2823701"/>
                  <wp:effectExtent l="0" t="0" r="0" b="0"/>
                  <wp:docPr id="184" name="image1.jpg" descr="Guardia de seguridad registra a los pasajeros de pie en la cola Foto gratis"/>
                  <wp:cNvGraphicFramePr/>
                  <a:graphic xmlns:a="http://schemas.openxmlformats.org/drawingml/2006/main">
                    <a:graphicData uri="http://schemas.openxmlformats.org/drawingml/2006/picture">
                      <pic:pic xmlns:pic="http://schemas.openxmlformats.org/drawingml/2006/picture">
                        <pic:nvPicPr>
                          <pic:cNvPr id="0" name="image1.jpg" descr="Guardia de seguridad registra a los pasajeros de pie en la cola Foto gratis"/>
                          <pic:cNvPicPr preferRelativeResize="0"/>
                        </pic:nvPicPr>
                        <pic:blipFill>
                          <a:blip r:embed="rId12"/>
                          <a:srcRect/>
                          <a:stretch>
                            <a:fillRect/>
                          </a:stretch>
                        </pic:blipFill>
                        <pic:spPr>
                          <a:xfrm>
                            <a:off x="0" y="0"/>
                            <a:ext cx="4235552" cy="2823701"/>
                          </a:xfrm>
                          <a:prstGeom prst="rect">
                            <a:avLst/>
                          </a:prstGeom>
                          <a:ln/>
                        </pic:spPr>
                      </pic:pic>
                    </a:graphicData>
                  </a:graphic>
                </wp:inline>
              </w:drawing>
            </w:r>
            <w:commentRangeEnd w:id="33"/>
            <w:r w:rsidR="00485502" w:rsidRPr="00C803C0">
              <w:commentReference w:id="33"/>
            </w:r>
          </w:p>
        </w:tc>
      </w:tr>
      <w:tr w:rsidR="00BE3C69" w:rsidRPr="00C803C0" w14:paraId="62686285" w14:textId="77777777">
        <w:tc>
          <w:tcPr>
            <w:tcW w:w="9962" w:type="dxa"/>
            <w:shd w:val="clear" w:color="auto" w:fill="auto"/>
          </w:tcPr>
          <w:p w14:paraId="000000A9" w14:textId="179FAA11" w:rsidR="00BE3C69" w:rsidRPr="00C803C0" w:rsidRDefault="00485502">
            <w:pPr>
              <w:spacing w:line="360" w:lineRule="auto"/>
              <w:jc w:val="both"/>
              <w:rPr>
                <w:b w:val="0"/>
                <w:sz w:val="20"/>
                <w:szCs w:val="20"/>
              </w:rPr>
            </w:pPr>
            <w:r w:rsidRPr="00C803C0">
              <w:rPr>
                <w:b w:val="0"/>
                <w:sz w:val="20"/>
                <w:szCs w:val="20"/>
              </w:rPr>
              <w:t>En este aspecto, cabe decir, que estas medidas, a pesar de contener componentes tecnológicos, también se hace presente el factor humano, es decir: un celador o guarda de seguridad</w:t>
            </w:r>
            <w:r w:rsidR="00FD2ADA">
              <w:rPr>
                <w:b w:val="0"/>
                <w:sz w:val="20"/>
                <w:szCs w:val="20"/>
              </w:rPr>
              <w:t>;</w:t>
            </w:r>
            <w:r w:rsidRPr="00C803C0">
              <w:rPr>
                <w:b w:val="0"/>
                <w:sz w:val="20"/>
                <w:szCs w:val="20"/>
              </w:rPr>
              <w:t xml:space="preserve"> por ejemplo, que interactúa en la infraestructura de la empresa como un componente de seguridad y que también toma un valor importante en la </w:t>
            </w:r>
            <w:sdt>
              <w:sdtPr>
                <w:tag w:val="goog_rdk_15"/>
                <w:id w:val="-289511895"/>
              </w:sdtPr>
              <w:sdtEndPr/>
              <w:sdtContent>
                <w:commentRangeStart w:id="34"/>
              </w:sdtContent>
            </w:sdt>
            <w:r w:rsidRPr="00C803C0">
              <w:rPr>
                <w:b w:val="0"/>
                <w:sz w:val="20"/>
                <w:szCs w:val="20"/>
              </w:rPr>
              <w:t>misma</w:t>
            </w:r>
            <w:commentRangeEnd w:id="34"/>
            <w:r w:rsidRPr="00C803C0">
              <w:commentReference w:id="34"/>
            </w:r>
            <w:r w:rsidRPr="00C803C0">
              <w:rPr>
                <w:b w:val="0"/>
                <w:sz w:val="20"/>
                <w:szCs w:val="20"/>
              </w:rPr>
              <w:t>.</w:t>
            </w:r>
          </w:p>
        </w:tc>
      </w:tr>
    </w:tbl>
    <w:p w14:paraId="000000AA" w14:textId="77777777" w:rsidR="00BE3C69" w:rsidRPr="00C803C0" w:rsidRDefault="00BE3C69">
      <w:pPr>
        <w:spacing w:line="360" w:lineRule="auto"/>
        <w:jc w:val="both"/>
        <w:rPr>
          <w:sz w:val="20"/>
          <w:szCs w:val="20"/>
        </w:rPr>
      </w:pPr>
    </w:p>
    <w:p w14:paraId="000000AB" w14:textId="77777777" w:rsidR="00BE3C69" w:rsidRPr="00C803C0" w:rsidRDefault="00BE3C69">
      <w:pPr>
        <w:spacing w:line="360" w:lineRule="auto"/>
        <w:jc w:val="both"/>
        <w:rPr>
          <w:sz w:val="20"/>
          <w:szCs w:val="20"/>
        </w:rPr>
      </w:pPr>
    </w:p>
    <w:p w14:paraId="000000AC" w14:textId="77948211" w:rsidR="00BE3C69" w:rsidRPr="00C803C0" w:rsidRDefault="00485502">
      <w:pPr>
        <w:spacing w:line="360" w:lineRule="auto"/>
        <w:jc w:val="both"/>
        <w:rPr>
          <w:sz w:val="20"/>
          <w:szCs w:val="20"/>
        </w:rPr>
      </w:pPr>
      <w:r w:rsidRPr="00C803C0">
        <w:rPr>
          <w:sz w:val="20"/>
          <w:szCs w:val="20"/>
        </w:rPr>
        <w:t xml:space="preserve">Ahora bien, por otra parte, también se encuentran </w:t>
      </w:r>
      <w:r w:rsidRPr="00C803C0">
        <w:rPr>
          <w:b/>
          <w:sz w:val="20"/>
          <w:szCs w:val="20"/>
        </w:rPr>
        <w:t>las políticas de seguridad</w:t>
      </w:r>
      <w:r w:rsidRPr="00C803C0">
        <w:rPr>
          <w:sz w:val="20"/>
          <w:szCs w:val="20"/>
        </w:rPr>
        <w:t xml:space="preserve"> como un factor primordial y complementario a la seguridad física. Son aspectos que se deben tener en cuenta para el cumplimiento de normas y estatutos orientados a la preservación de los datos e información de una empresa, aunque </w:t>
      </w:r>
      <w:r w:rsidR="00FD2ADA">
        <w:rPr>
          <w:sz w:val="20"/>
          <w:szCs w:val="20"/>
        </w:rPr>
        <w:t>de igual manera,</w:t>
      </w:r>
      <w:r w:rsidR="00FD2ADA" w:rsidRPr="00C803C0">
        <w:rPr>
          <w:sz w:val="20"/>
          <w:szCs w:val="20"/>
        </w:rPr>
        <w:t xml:space="preserve"> </w:t>
      </w:r>
      <w:r w:rsidRPr="00C803C0">
        <w:rPr>
          <w:sz w:val="20"/>
          <w:szCs w:val="20"/>
        </w:rPr>
        <w:t>se debe tener en cuenta que los activos físicos de la compañía se deben proteger en ese mismo sentido.</w:t>
      </w:r>
    </w:p>
    <w:p w14:paraId="000000AD" w14:textId="77777777" w:rsidR="00BE3C69" w:rsidRPr="00C803C0" w:rsidRDefault="00BE3C69">
      <w:pPr>
        <w:spacing w:line="360" w:lineRule="auto"/>
        <w:jc w:val="both"/>
        <w:rPr>
          <w:sz w:val="20"/>
          <w:szCs w:val="20"/>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76"/>
        <w:gridCol w:w="6686"/>
      </w:tblGrid>
      <w:tr w:rsidR="00BE3C69" w:rsidRPr="00C803C0" w14:paraId="073816BD" w14:textId="77777777">
        <w:tc>
          <w:tcPr>
            <w:tcW w:w="3276" w:type="dxa"/>
          </w:tcPr>
          <w:p w14:paraId="000000AE" w14:textId="77777777" w:rsidR="00BE3C69" w:rsidRPr="00C803C0" w:rsidRDefault="00CC3A30">
            <w:sdt>
              <w:sdtPr>
                <w:tag w:val="goog_rdk_16"/>
                <w:id w:val="-1288663156"/>
              </w:sdtPr>
              <w:sdtEndPr/>
              <w:sdtContent>
                <w:commentRangeStart w:id="35"/>
              </w:sdtContent>
            </w:sdt>
            <w:r w:rsidR="00485502" w:rsidRPr="00C803C0">
              <w:rPr>
                <w:noProof/>
                <w:lang w:val="es-MX" w:eastAsia="es-MX"/>
              </w:rPr>
              <w:drawing>
                <wp:inline distT="0" distB="0" distL="0" distR="0" wp14:anchorId="239396B8" wp14:editId="7009D33A">
                  <wp:extent cx="1943151" cy="1295434"/>
                  <wp:effectExtent l="0" t="0" r="0" b="0"/>
                  <wp:docPr id="183" name="image3.jpg" descr="Personas que participan en eventos de negocios. Foto gratis"/>
                  <wp:cNvGraphicFramePr/>
                  <a:graphic xmlns:a="http://schemas.openxmlformats.org/drawingml/2006/main">
                    <a:graphicData uri="http://schemas.openxmlformats.org/drawingml/2006/picture">
                      <pic:pic xmlns:pic="http://schemas.openxmlformats.org/drawingml/2006/picture">
                        <pic:nvPicPr>
                          <pic:cNvPr id="0" name="image3.jpg" descr="Personas que participan en eventos de negocios. Foto gratis"/>
                          <pic:cNvPicPr preferRelativeResize="0"/>
                        </pic:nvPicPr>
                        <pic:blipFill>
                          <a:blip r:embed="rId13"/>
                          <a:srcRect/>
                          <a:stretch>
                            <a:fillRect/>
                          </a:stretch>
                        </pic:blipFill>
                        <pic:spPr>
                          <a:xfrm>
                            <a:off x="0" y="0"/>
                            <a:ext cx="1943151" cy="1295434"/>
                          </a:xfrm>
                          <a:prstGeom prst="rect">
                            <a:avLst/>
                          </a:prstGeom>
                          <a:ln/>
                        </pic:spPr>
                      </pic:pic>
                    </a:graphicData>
                  </a:graphic>
                </wp:inline>
              </w:drawing>
            </w:r>
            <w:commentRangeEnd w:id="35"/>
            <w:r w:rsidR="00485502" w:rsidRPr="00C803C0">
              <w:commentReference w:id="35"/>
            </w:r>
          </w:p>
        </w:tc>
        <w:tc>
          <w:tcPr>
            <w:tcW w:w="6686" w:type="dxa"/>
            <w:shd w:val="clear" w:color="auto" w:fill="auto"/>
          </w:tcPr>
          <w:p w14:paraId="000000AF" w14:textId="6FDEAEC2" w:rsidR="00BE3C69" w:rsidRPr="00C803C0" w:rsidRDefault="00485502">
            <w:pPr>
              <w:spacing w:line="360" w:lineRule="auto"/>
              <w:jc w:val="both"/>
              <w:rPr>
                <w:b w:val="0"/>
                <w:sz w:val="20"/>
                <w:szCs w:val="20"/>
              </w:rPr>
            </w:pPr>
            <w:r w:rsidRPr="00C803C0">
              <w:rPr>
                <w:b w:val="0"/>
                <w:sz w:val="20"/>
                <w:szCs w:val="20"/>
              </w:rPr>
              <w:t>Las políticas son implementadas para dar cumplimiento a los procesos misionales de la organización</w:t>
            </w:r>
            <w:r w:rsidR="00FD2ADA">
              <w:rPr>
                <w:b w:val="0"/>
                <w:sz w:val="20"/>
                <w:szCs w:val="20"/>
              </w:rPr>
              <w:t>;</w:t>
            </w:r>
            <w:r w:rsidRPr="00C803C0">
              <w:rPr>
                <w:b w:val="0"/>
                <w:sz w:val="20"/>
                <w:szCs w:val="20"/>
              </w:rPr>
              <w:t xml:space="preserve"> es decir</w:t>
            </w:r>
            <w:r w:rsidR="00FD2ADA">
              <w:rPr>
                <w:b w:val="0"/>
                <w:sz w:val="20"/>
                <w:szCs w:val="20"/>
              </w:rPr>
              <w:t>,</w:t>
            </w:r>
            <w:r w:rsidRPr="00C803C0">
              <w:rPr>
                <w:b w:val="0"/>
                <w:sz w:val="20"/>
                <w:szCs w:val="20"/>
              </w:rPr>
              <w:t xml:space="preserve"> deben estar conectados con la misión de la empresa y sirven de apoyo para lograrlo de una manera adecuada y sin ningún </w:t>
            </w:r>
            <w:sdt>
              <w:sdtPr>
                <w:tag w:val="goog_rdk_17"/>
                <w:id w:val="-218061439"/>
              </w:sdtPr>
              <w:sdtEndPr/>
              <w:sdtContent>
                <w:commentRangeStart w:id="36"/>
              </w:sdtContent>
            </w:sdt>
            <w:r w:rsidRPr="00C803C0">
              <w:rPr>
                <w:b w:val="0"/>
                <w:sz w:val="20"/>
                <w:szCs w:val="20"/>
              </w:rPr>
              <w:t>percance</w:t>
            </w:r>
            <w:commentRangeEnd w:id="36"/>
            <w:r w:rsidRPr="00C803C0">
              <w:commentReference w:id="36"/>
            </w:r>
            <w:r w:rsidRPr="00C803C0">
              <w:rPr>
                <w:b w:val="0"/>
                <w:sz w:val="20"/>
                <w:szCs w:val="20"/>
              </w:rPr>
              <w:t>.</w:t>
            </w:r>
          </w:p>
        </w:tc>
      </w:tr>
    </w:tbl>
    <w:p w14:paraId="000000B0" w14:textId="77777777" w:rsidR="00BE3C69" w:rsidRPr="00C803C0" w:rsidRDefault="00BE3C69">
      <w:pPr>
        <w:spacing w:line="360" w:lineRule="auto"/>
        <w:jc w:val="both"/>
        <w:rPr>
          <w:sz w:val="20"/>
          <w:szCs w:val="20"/>
        </w:rPr>
      </w:pPr>
    </w:p>
    <w:p w14:paraId="000000B1" w14:textId="77777777" w:rsidR="00BE3C69" w:rsidRPr="00C803C0" w:rsidRDefault="00BE3C69">
      <w:pPr>
        <w:spacing w:line="360" w:lineRule="auto"/>
        <w:jc w:val="both"/>
        <w:rPr>
          <w:sz w:val="20"/>
          <w:szCs w:val="20"/>
        </w:rPr>
      </w:pPr>
    </w:p>
    <w:p w14:paraId="000000B2" w14:textId="68309A24" w:rsidR="00BE3C69" w:rsidRPr="00C803C0" w:rsidRDefault="00485502">
      <w:pPr>
        <w:spacing w:line="360" w:lineRule="auto"/>
        <w:jc w:val="both"/>
        <w:rPr>
          <w:sz w:val="20"/>
          <w:szCs w:val="20"/>
        </w:rPr>
      </w:pPr>
      <w:r w:rsidRPr="00C803C0">
        <w:rPr>
          <w:sz w:val="20"/>
          <w:szCs w:val="20"/>
        </w:rPr>
        <w:t xml:space="preserve">De todos los procesos que se llevan a cabo en la organización, el establecer políticas es uno de los más complejos puesto que cada usuario dentro de su proceso quiere tener autonomía en lo que realiza dentro de la empresa. </w:t>
      </w:r>
      <w:del w:id="37" w:author="JHON JAIRO RODRIGUEZ PEREZ" w:date="2022-03-29T17:35:00Z">
        <w:r w:rsidR="00FD2ADA" w:rsidDel="007E34B1">
          <w:rPr>
            <w:sz w:val="20"/>
            <w:szCs w:val="20"/>
          </w:rPr>
          <w:delText xml:space="preserve">Veamos </w:delText>
        </w:r>
      </w:del>
      <w:ins w:id="38" w:author="JHON JAIRO RODRIGUEZ PEREZ" w:date="2022-03-29T17:35:00Z">
        <w:r w:rsidR="007E34B1">
          <w:rPr>
            <w:sz w:val="20"/>
            <w:szCs w:val="20"/>
          </w:rPr>
          <w:t xml:space="preserve">Se puede </w:t>
        </w:r>
      </w:ins>
      <w:del w:id="39" w:author="JHON JAIRO RODRIGUEZ PEREZ" w:date="2022-03-29T17:39:00Z">
        <w:r w:rsidR="00FD2ADA" w:rsidDel="007E34B1">
          <w:rPr>
            <w:sz w:val="20"/>
            <w:szCs w:val="20"/>
          </w:rPr>
          <w:delText xml:space="preserve">entonces </w:delText>
        </w:r>
      </w:del>
      <w:ins w:id="40" w:author="JHON JAIRO RODRIGUEZ PEREZ" w:date="2022-03-29T17:35:00Z">
        <w:r w:rsidR="007E34B1">
          <w:rPr>
            <w:sz w:val="20"/>
            <w:szCs w:val="20"/>
          </w:rPr>
          <w:t xml:space="preserve">ver a continuación </w:t>
        </w:r>
      </w:ins>
      <w:r w:rsidRPr="00C803C0">
        <w:rPr>
          <w:sz w:val="20"/>
          <w:szCs w:val="20"/>
        </w:rPr>
        <w:t>algunos de esos mecanismos de políticas de seguridad que se implementan en las organizaciones</w:t>
      </w:r>
      <w:r w:rsidR="00FD2ADA">
        <w:rPr>
          <w:sz w:val="20"/>
          <w:szCs w:val="20"/>
        </w:rPr>
        <w:t>:</w:t>
      </w:r>
    </w:p>
    <w:p w14:paraId="000000B3" w14:textId="77777777" w:rsidR="00BE3C69" w:rsidRPr="00C803C0" w:rsidRDefault="00BE3C69">
      <w:pPr>
        <w:pBdr>
          <w:top w:val="nil"/>
          <w:left w:val="nil"/>
          <w:bottom w:val="nil"/>
          <w:right w:val="nil"/>
          <w:between w:val="nil"/>
        </w:pBdr>
        <w:rPr>
          <w:b/>
          <w:sz w:val="20"/>
          <w:szCs w:val="20"/>
        </w:rPr>
      </w:pPr>
    </w:p>
    <w:p w14:paraId="000000B4" w14:textId="77777777" w:rsidR="00BE3C69" w:rsidRPr="00C803C0" w:rsidRDefault="00BE3C69">
      <w:pPr>
        <w:pBdr>
          <w:top w:val="nil"/>
          <w:left w:val="nil"/>
          <w:bottom w:val="nil"/>
          <w:right w:val="nil"/>
          <w:between w:val="nil"/>
        </w:pBdr>
        <w:rPr>
          <w:b/>
          <w:sz w:val="20"/>
          <w:szCs w:val="20"/>
        </w:rPr>
      </w:pPr>
    </w:p>
    <w:p w14:paraId="000000B5" w14:textId="77777777" w:rsidR="00BE3C69" w:rsidRPr="00C803C0" w:rsidRDefault="00485502">
      <w:pPr>
        <w:pBdr>
          <w:top w:val="nil"/>
          <w:left w:val="nil"/>
          <w:bottom w:val="nil"/>
          <w:right w:val="nil"/>
          <w:between w:val="nil"/>
        </w:pBdr>
        <w:rPr>
          <w:b/>
          <w:sz w:val="20"/>
          <w:szCs w:val="20"/>
        </w:rPr>
      </w:pPr>
      <w:r w:rsidRPr="00C803C0">
        <w:rPr>
          <w:noProof/>
          <w:lang w:val="es-MX" w:eastAsia="es-MX"/>
        </w:rPr>
        <mc:AlternateContent>
          <mc:Choice Requires="wps">
            <w:drawing>
              <wp:anchor distT="0" distB="0" distL="114300" distR="114300" simplePos="0" relativeHeight="251665408" behindDoc="0" locked="0" layoutInCell="1" hidden="0" allowOverlap="1" wp14:anchorId="43F955BA" wp14:editId="4F5A8B93">
                <wp:simplePos x="0" y="0"/>
                <wp:positionH relativeFrom="column">
                  <wp:posOffset>-88899</wp:posOffset>
                </wp:positionH>
                <wp:positionV relativeFrom="paragraph">
                  <wp:posOffset>76200</wp:posOffset>
                </wp:positionV>
                <wp:extent cx="6365875" cy="1146556"/>
                <wp:effectExtent l="0" t="0" r="0" b="0"/>
                <wp:wrapNone/>
                <wp:docPr id="175" name="Rectángulo 175"/>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586A5A5" w14:textId="77777777" w:rsidR="00BE3C69" w:rsidRDefault="00485502">
                            <w:pPr>
                              <w:spacing w:line="275" w:lineRule="auto"/>
                              <w:jc w:val="center"/>
                              <w:textDirection w:val="btLr"/>
                            </w:pPr>
                            <w:r>
                              <w:rPr>
                                <w:color w:val="FFFFFF"/>
                                <w:sz w:val="36"/>
                              </w:rPr>
                              <w:t xml:space="preserve">CF03_3_gráfico </w:t>
                            </w:r>
                            <w:proofErr w:type="spellStart"/>
                            <w:r>
                              <w:rPr>
                                <w:color w:val="FFFFFF"/>
                                <w:sz w:val="36"/>
                              </w:rPr>
                              <w:t>interactivo_políticas</w:t>
                            </w:r>
                            <w:proofErr w:type="spellEnd"/>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5" o:spid="_x0000_s1033" style="position:absolute;margin-left:-7pt;margin-top:6pt;width:501.25pt;height:90.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OiRwIAAIA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" fillcolor="#ed7d31" strokecolor="#42719b" strokeweight="1pt">
                <v:stroke startarrowwidth="narrow" startarrowlength="short" endarrowwidth="narrow" endarrowlength="short" miterlimit="5243f"/>
                <v:textbox inset="2.53958mm,1.2694mm,2.53958mm,1.2694mm">
                  <w:txbxContent>
                    <w:p w14:paraId="1586A5A5" w14:textId="77777777" w:rsidR="00BE3C69" w:rsidRDefault="00485502">
                      <w:pPr>
                        <w:spacing w:line="275" w:lineRule="auto"/>
                        <w:jc w:val="center"/>
                        <w:textDirection w:val="btLr"/>
                      </w:pPr>
                      <w:r>
                        <w:rPr>
                          <w:color w:val="FFFFFF"/>
                          <w:sz w:val="36"/>
                        </w:rPr>
                        <w:t xml:space="preserve">CF03_3_gráfico </w:t>
                      </w:r>
                      <w:proofErr w:type="spellStart"/>
                      <w:r>
                        <w:rPr>
                          <w:color w:val="FFFFFF"/>
                          <w:sz w:val="36"/>
                        </w:rPr>
                        <w:t>interactivo_políticas</w:t>
                      </w:r>
                      <w:proofErr w:type="spellEnd"/>
                    </w:p>
                  </w:txbxContent>
                </v:textbox>
              </v:rect>
            </w:pict>
          </mc:Fallback>
        </mc:AlternateContent>
      </w:r>
    </w:p>
    <w:p w14:paraId="000000B6" w14:textId="77777777" w:rsidR="00BE3C69" w:rsidRPr="00C803C0" w:rsidRDefault="00BE3C69">
      <w:pPr>
        <w:pBdr>
          <w:top w:val="nil"/>
          <w:left w:val="nil"/>
          <w:bottom w:val="nil"/>
          <w:right w:val="nil"/>
          <w:between w:val="nil"/>
        </w:pBdr>
        <w:rPr>
          <w:b/>
          <w:sz w:val="20"/>
          <w:szCs w:val="20"/>
        </w:rPr>
      </w:pPr>
    </w:p>
    <w:p w14:paraId="000000B7" w14:textId="77777777" w:rsidR="00BE3C69" w:rsidRPr="00C803C0" w:rsidRDefault="00BE3C69">
      <w:pPr>
        <w:pBdr>
          <w:top w:val="nil"/>
          <w:left w:val="nil"/>
          <w:bottom w:val="nil"/>
          <w:right w:val="nil"/>
          <w:between w:val="nil"/>
        </w:pBdr>
        <w:rPr>
          <w:b/>
          <w:sz w:val="20"/>
          <w:szCs w:val="20"/>
        </w:rPr>
      </w:pPr>
    </w:p>
    <w:p w14:paraId="000000B8" w14:textId="79450729" w:rsidR="00BE3C69" w:rsidRPr="00C803C0" w:rsidRDefault="00CC3A30">
      <w:pPr>
        <w:pBdr>
          <w:top w:val="nil"/>
          <w:left w:val="nil"/>
          <w:bottom w:val="nil"/>
          <w:right w:val="nil"/>
          <w:between w:val="nil"/>
        </w:pBdr>
        <w:rPr>
          <w:b/>
          <w:sz w:val="20"/>
          <w:szCs w:val="20"/>
        </w:rPr>
      </w:pPr>
      <w:sdt>
        <w:sdtPr>
          <w:tag w:val="goog_rdk_18"/>
          <w:id w:val="-753278451"/>
          <w:showingPlcHdr/>
        </w:sdtPr>
        <w:sdtEndPr/>
        <w:sdtContent>
          <w:r w:rsidR="007E34B1">
            <w:t xml:space="preserve">     </w:t>
          </w:r>
          <w:commentRangeStart w:id="41"/>
        </w:sdtContent>
      </w:sdt>
    </w:p>
    <w:commentRangeEnd w:id="41"/>
    <w:p w14:paraId="000000B9" w14:textId="77777777" w:rsidR="00BE3C69" w:rsidRPr="00C803C0" w:rsidRDefault="00485502">
      <w:pPr>
        <w:pBdr>
          <w:top w:val="nil"/>
          <w:left w:val="nil"/>
          <w:bottom w:val="nil"/>
          <w:right w:val="nil"/>
          <w:between w:val="nil"/>
        </w:pBdr>
        <w:rPr>
          <w:b/>
          <w:sz w:val="20"/>
          <w:szCs w:val="20"/>
        </w:rPr>
      </w:pPr>
      <w:r w:rsidRPr="00C803C0">
        <w:commentReference w:id="41"/>
      </w:r>
    </w:p>
    <w:p w14:paraId="000000BA" w14:textId="77777777" w:rsidR="00BE3C69" w:rsidRPr="00C803C0" w:rsidRDefault="00BE3C69">
      <w:pPr>
        <w:pBdr>
          <w:top w:val="nil"/>
          <w:left w:val="nil"/>
          <w:bottom w:val="nil"/>
          <w:right w:val="nil"/>
          <w:between w:val="nil"/>
        </w:pBdr>
        <w:rPr>
          <w:b/>
          <w:sz w:val="20"/>
          <w:szCs w:val="20"/>
        </w:rPr>
      </w:pPr>
    </w:p>
    <w:p w14:paraId="000000BB" w14:textId="77777777" w:rsidR="00BE3C69" w:rsidRPr="00C803C0" w:rsidRDefault="00BE3C69">
      <w:pPr>
        <w:pBdr>
          <w:top w:val="nil"/>
          <w:left w:val="nil"/>
          <w:bottom w:val="nil"/>
          <w:right w:val="nil"/>
          <w:between w:val="nil"/>
        </w:pBdr>
        <w:rPr>
          <w:b/>
          <w:sz w:val="20"/>
          <w:szCs w:val="20"/>
        </w:rPr>
      </w:pPr>
    </w:p>
    <w:p w14:paraId="000000BC" w14:textId="77777777" w:rsidR="00BE3C69" w:rsidRPr="00C803C0" w:rsidRDefault="00BE3C69">
      <w:pPr>
        <w:pBdr>
          <w:top w:val="nil"/>
          <w:left w:val="nil"/>
          <w:bottom w:val="nil"/>
          <w:right w:val="nil"/>
          <w:between w:val="nil"/>
        </w:pBdr>
        <w:rPr>
          <w:b/>
          <w:sz w:val="20"/>
          <w:szCs w:val="20"/>
        </w:rPr>
      </w:pPr>
    </w:p>
    <w:p w14:paraId="000000BD" w14:textId="77777777" w:rsidR="00BE3C69" w:rsidRPr="00C803C0" w:rsidRDefault="00BE3C69">
      <w:pPr>
        <w:pBdr>
          <w:top w:val="nil"/>
          <w:left w:val="nil"/>
          <w:bottom w:val="nil"/>
          <w:right w:val="nil"/>
          <w:between w:val="nil"/>
        </w:pBdr>
        <w:rPr>
          <w:b/>
          <w:sz w:val="20"/>
          <w:szCs w:val="20"/>
        </w:rPr>
      </w:pPr>
    </w:p>
    <w:p w14:paraId="000000BE" w14:textId="77777777" w:rsidR="00BE3C69" w:rsidRPr="00C803C0" w:rsidRDefault="00485502">
      <w:pPr>
        <w:pBdr>
          <w:top w:val="nil"/>
          <w:left w:val="nil"/>
          <w:bottom w:val="nil"/>
          <w:right w:val="nil"/>
          <w:between w:val="nil"/>
        </w:pBdr>
        <w:spacing w:line="360" w:lineRule="auto"/>
        <w:rPr>
          <w:sz w:val="20"/>
          <w:szCs w:val="20"/>
        </w:rPr>
      </w:pPr>
      <w:r w:rsidRPr="00C803C0">
        <w:rPr>
          <w:sz w:val="20"/>
          <w:szCs w:val="20"/>
        </w:rPr>
        <w:t xml:space="preserve">Lo anterior refleja el panorama genérico de la importancia de establecer políticas de seguridad que garanticen el correcto funcionamiento de los elementos de tecnología de una organización. </w:t>
      </w:r>
    </w:p>
    <w:p w14:paraId="000000BF" w14:textId="77777777" w:rsidR="00BE3C69" w:rsidRPr="00C803C0" w:rsidRDefault="00BE3C69">
      <w:pPr>
        <w:pBdr>
          <w:top w:val="nil"/>
          <w:left w:val="nil"/>
          <w:bottom w:val="nil"/>
          <w:right w:val="nil"/>
          <w:between w:val="nil"/>
        </w:pBdr>
        <w:spacing w:line="360" w:lineRule="auto"/>
        <w:rPr>
          <w:sz w:val="20"/>
          <w:szCs w:val="20"/>
        </w:rPr>
      </w:pPr>
    </w:p>
    <w:tbl>
      <w:tblPr>
        <w:tblStyle w:val="a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987"/>
      </w:tblGrid>
      <w:tr w:rsidR="00BE3C69" w:rsidRPr="00C803C0" w14:paraId="698686DB" w14:textId="77777777">
        <w:tc>
          <w:tcPr>
            <w:tcW w:w="1975" w:type="dxa"/>
            <w:shd w:val="clear" w:color="auto" w:fill="548DD4"/>
          </w:tcPr>
          <w:p w14:paraId="000000C0" w14:textId="77777777" w:rsidR="00BE3C69" w:rsidRPr="00C803C0" w:rsidRDefault="00BE3C69">
            <w:pPr>
              <w:jc w:val="both"/>
              <w:rPr>
                <w:color w:val="FFFFFF"/>
              </w:rPr>
            </w:pPr>
          </w:p>
          <w:p w14:paraId="000000C1" w14:textId="77777777" w:rsidR="00BE3C69" w:rsidRPr="00C803C0" w:rsidRDefault="00485502">
            <w:pPr>
              <w:jc w:val="both"/>
              <w:rPr>
                <w:color w:val="000000"/>
              </w:rPr>
            </w:pPr>
            <w:r w:rsidRPr="00C803C0">
              <w:rPr>
                <w:color w:val="FFFFFF"/>
              </w:rPr>
              <w:t>Para recordar</w:t>
            </w:r>
          </w:p>
        </w:tc>
        <w:tc>
          <w:tcPr>
            <w:tcW w:w="7987" w:type="dxa"/>
            <w:shd w:val="clear" w:color="auto" w:fill="DBE5F1"/>
          </w:tcPr>
          <w:p w14:paraId="000000C2" w14:textId="7F8BA517" w:rsidR="00BE3C69" w:rsidRPr="00C803C0" w:rsidRDefault="00485502">
            <w:pPr>
              <w:jc w:val="both"/>
              <w:rPr>
                <w:b w:val="0"/>
                <w:sz w:val="20"/>
                <w:szCs w:val="20"/>
              </w:rPr>
            </w:pPr>
            <w:r w:rsidRPr="00C803C0">
              <w:rPr>
                <w:b w:val="0"/>
                <w:sz w:val="20"/>
                <w:szCs w:val="20"/>
              </w:rPr>
              <w:t xml:space="preserve">La definición de una adecuada política minimiza el riesgo de comprometer la información y los datos que se ingresan y procesan en un sistema de información. La seguridad física de una organización, por su parte, no solo son elementos tecnológicos sino que también involucra el personal responsable de asegurar y resguardar la </w:t>
            </w:r>
            <w:sdt>
              <w:sdtPr>
                <w:tag w:val="goog_rdk_19"/>
                <w:id w:val="185260262"/>
              </w:sdtPr>
              <w:sdtEndPr/>
              <w:sdtContent>
                <w:commentRangeStart w:id="42"/>
              </w:sdtContent>
            </w:sdt>
            <w:r w:rsidRPr="00C803C0">
              <w:rPr>
                <w:b w:val="0"/>
                <w:sz w:val="20"/>
                <w:szCs w:val="20"/>
              </w:rPr>
              <w:t>información</w:t>
            </w:r>
            <w:commentRangeEnd w:id="42"/>
            <w:r w:rsidRPr="00C803C0">
              <w:commentReference w:id="42"/>
            </w:r>
            <w:r w:rsidRPr="00C803C0">
              <w:rPr>
                <w:b w:val="0"/>
                <w:sz w:val="20"/>
                <w:szCs w:val="20"/>
              </w:rPr>
              <w:t>.</w:t>
            </w:r>
          </w:p>
        </w:tc>
      </w:tr>
    </w:tbl>
    <w:p w14:paraId="000000C3" w14:textId="77777777" w:rsidR="00BE3C69" w:rsidRPr="00C803C0" w:rsidRDefault="00BE3C69">
      <w:pPr>
        <w:pBdr>
          <w:top w:val="nil"/>
          <w:left w:val="nil"/>
          <w:bottom w:val="nil"/>
          <w:right w:val="nil"/>
          <w:between w:val="nil"/>
        </w:pBdr>
        <w:spacing w:line="360" w:lineRule="auto"/>
        <w:rPr>
          <w:sz w:val="20"/>
          <w:szCs w:val="20"/>
        </w:rPr>
      </w:pPr>
    </w:p>
    <w:p w14:paraId="000000C4" w14:textId="77777777" w:rsidR="00BE3C69" w:rsidRPr="00C803C0" w:rsidRDefault="00BE3C69">
      <w:pPr>
        <w:pBdr>
          <w:top w:val="nil"/>
          <w:left w:val="nil"/>
          <w:bottom w:val="nil"/>
          <w:right w:val="nil"/>
          <w:between w:val="nil"/>
        </w:pBdr>
        <w:rPr>
          <w:b/>
          <w:sz w:val="20"/>
          <w:szCs w:val="20"/>
        </w:rPr>
      </w:pPr>
    </w:p>
    <w:p w14:paraId="000000C5" w14:textId="77777777" w:rsidR="00BE3C69" w:rsidRPr="00C803C0" w:rsidRDefault="00485502">
      <w:pPr>
        <w:pBdr>
          <w:top w:val="nil"/>
          <w:left w:val="nil"/>
          <w:bottom w:val="nil"/>
          <w:right w:val="nil"/>
          <w:between w:val="nil"/>
        </w:pBdr>
        <w:rPr>
          <w:b/>
          <w:sz w:val="20"/>
          <w:szCs w:val="20"/>
        </w:rPr>
      </w:pPr>
      <w:r w:rsidRPr="00C803C0">
        <w:rPr>
          <w:b/>
          <w:sz w:val="20"/>
          <w:szCs w:val="20"/>
        </w:rPr>
        <w:t>4. Estándar ISO 27001 y estándares para el manejo de la seguridad informática</w:t>
      </w:r>
    </w:p>
    <w:p w14:paraId="000000C6" w14:textId="77777777" w:rsidR="00BE3C69" w:rsidRPr="00C803C0" w:rsidRDefault="00BE3C69">
      <w:pPr>
        <w:pBdr>
          <w:top w:val="nil"/>
          <w:left w:val="nil"/>
          <w:bottom w:val="nil"/>
          <w:right w:val="nil"/>
          <w:between w:val="nil"/>
        </w:pBdr>
        <w:rPr>
          <w:b/>
          <w:sz w:val="20"/>
          <w:szCs w:val="20"/>
        </w:rPr>
      </w:pPr>
    </w:p>
    <w:p w14:paraId="000000C7" w14:textId="77777777" w:rsidR="00BE3C69" w:rsidRPr="00C803C0" w:rsidRDefault="00BE3C69">
      <w:pPr>
        <w:pBdr>
          <w:top w:val="nil"/>
          <w:left w:val="nil"/>
          <w:bottom w:val="nil"/>
          <w:right w:val="nil"/>
          <w:between w:val="nil"/>
        </w:pBdr>
        <w:rPr>
          <w:b/>
          <w:sz w:val="20"/>
          <w:szCs w:val="20"/>
        </w:rPr>
      </w:pPr>
    </w:p>
    <w:p w14:paraId="000000C8" w14:textId="77777777" w:rsidR="00BE3C69" w:rsidRPr="00C803C0" w:rsidRDefault="00485502">
      <w:pPr>
        <w:spacing w:line="360" w:lineRule="auto"/>
        <w:jc w:val="both"/>
        <w:rPr>
          <w:sz w:val="20"/>
          <w:szCs w:val="20"/>
        </w:rPr>
      </w:pPr>
      <w:r w:rsidRPr="00C803C0">
        <w:rPr>
          <w:sz w:val="20"/>
          <w:szCs w:val="20"/>
        </w:rPr>
        <w:t>El estándar ISO 27001 es una norma para el aseguramiento de la seguridad de la información en una organización, en el cual se encuentran todos los lineamientos para su almacenamiento, mantenimiento, confidencialidad y uso. Este estándar es muy importante en las organizaciones y es exigido a las empresas para certificar el uso que le dan a los datos e información que estas manipulan.</w:t>
      </w:r>
    </w:p>
    <w:p w14:paraId="000000C9" w14:textId="77777777" w:rsidR="00BE3C69" w:rsidRPr="00C803C0" w:rsidRDefault="00BE3C69">
      <w:pPr>
        <w:spacing w:line="360" w:lineRule="auto"/>
        <w:jc w:val="both"/>
        <w:rPr>
          <w:sz w:val="20"/>
          <w:szCs w:val="20"/>
        </w:rPr>
      </w:pPr>
    </w:p>
    <w:p w14:paraId="000000CA" w14:textId="04F824E0" w:rsidR="00BE3C69" w:rsidRPr="00C803C0" w:rsidRDefault="00485502">
      <w:pPr>
        <w:spacing w:line="360" w:lineRule="auto"/>
        <w:jc w:val="both"/>
        <w:rPr>
          <w:sz w:val="20"/>
          <w:szCs w:val="20"/>
        </w:rPr>
      </w:pPr>
      <w:r w:rsidRPr="00C803C0">
        <w:rPr>
          <w:sz w:val="20"/>
          <w:szCs w:val="20"/>
        </w:rPr>
        <w:lastRenderedPageBreak/>
        <w:t xml:space="preserve">El propósito de este estándar es garantizar el acceso y protección de la información de acuerdo </w:t>
      </w:r>
      <w:ins w:id="43" w:author="JHON JAIRO RODRIGUEZ PEREZ" w:date="2022-03-29T17:41:00Z">
        <w:r w:rsidR="007E34B1">
          <w:rPr>
            <w:sz w:val="20"/>
            <w:szCs w:val="20"/>
          </w:rPr>
          <w:t>con</w:t>
        </w:r>
      </w:ins>
      <w:del w:id="44" w:author="JHON JAIRO RODRIGUEZ PEREZ" w:date="2022-03-29T17:41:00Z">
        <w:r w:rsidRPr="00C803C0" w:rsidDel="007E34B1">
          <w:rPr>
            <w:sz w:val="20"/>
            <w:szCs w:val="20"/>
          </w:rPr>
          <w:delText>a</w:delText>
        </w:r>
      </w:del>
      <w:r w:rsidRPr="00C803C0">
        <w:rPr>
          <w:sz w:val="20"/>
          <w:szCs w:val="20"/>
        </w:rPr>
        <w:t xml:space="preserve"> los lineamientos establecidos en este mismo estándar. En otras palabras, debe generar confianza y proveer los mecanismos de acceso y tratamiento de la información almacenada. Para ello</w:t>
      </w:r>
      <w:r w:rsidR="009A51A9">
        <w:rPr>
          <w:sz w:val="20"/>
          <w:szCs w:val="20"/>
        </w:rPr>
        <w:t>,</w:t>
      </w:r>
      <w:r w:rsidRPr="00C803C0">
        <w:rPr>
          <w:sz w:val="20"/>
          <w:szCs w:val="20"/>
        </w:rPr>
        <w:t xml:space="preserve"> se establecen los siguientes riesgos</w:t>
      </w:r>
      <w:ins w:id="45" w:author="JHON JAIRO RODRIGUEZ PEREZ" w:date="2022-03-29T17:41:00Z">
        <w:r w:rsidR="007E34B1">
          <w:rPr>
            <w:sz w:val="20"/>
            <w:szCs w:val="20"/>
          </w:rPr>
          <w:t xml:space="preserve"> que se pueden revisar en la figura 4</w:t>
        </w:r>
      </w:ins>
      <w:r w:rsidR="009A51A9">
        <w:rPr>
          <w:sz w:val="20"/>
          <w:szCs w:val="20"/>
        </w:rPr>
        <w:t>:</w:t>
      </w:r>
    </w:p>
    <w:p w14:paraId="000000CB" w14:textId="77777777" w:rsidR="00BE3C69" w:rsidRPr="00C803C0" w:rsidRDefault="00BE3C69">
      <w:pPr>
        <w:spacing w:line="360" w:lineRule="auto"/>
        <w:jc w:val="both"/>
        <w:rPr>
          <w:sz w:val="20"/>
          <w:szCs w:val="20"/>
        </w:rPr>
      </w:pPr>
    </w:p>
    <w:p w14:paraId="000000CC" w14:textId="77777777" w:rsidR="00BE3C69" w:rsidRPr="00C803C0" w:rsidRDefault="00485502">
      <w:pPr>
        <w:spacing w:line="360" w:lineRule="auto"/>
        <w:jc w:val="both"/>
        <w:rPr>
          <w:b/>
          <w:sz w:val="20"/>
          <w:szCs w:val="20"/>
        </w:rPr>
      </w:pPr>
      <w:r w:rsidRPr="00C803C0">
        <w:rPr>
          <w:b/>
          <w:sz w:val="20"/>
          <w:szCs w:val="20"/>
        </w:rPr>
        <w:t>Figura 4</w:t>
      </w:r>
    </w:p>
    <w:p w14:paraId="000000CD" w14:textId="77777777" w:rsidR="00BE3C69" w:rsidRPr="00C803C0" w:rsidRDefault="00485502">
      <w:pPr>
        <w:spacing w:line="360" w:lineRule="auto"/>
        <w:jc w:val="both"/>
        <w:rPr>
          <w:i/>
          <w:sz w:val="20"/>
          <w:szCs w:val="20"/>
        </w:rPr>
      </w:pPr>
      <w:r w:rsidRPr="00C803C0">
        <w:rPr>
          <w:i/>
          <w:sz w:val="20"/>
          <w:szCs w:val="20"/>
        </w:rPr>
        <w:t>Tipos de riesgos</w:t>
      </w:r>
    </w:p>
    <w:p w14:paraId="000000CE"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66432" behindDoc="0" locked="0" layoutInCell="1" hidden="0" allowOverlap="1" wp14:anchorId="5FA9596C" wp14:editId="7ED867F6">
                <wp:simplePos x="0" y="0"/>
                <wp:positionH relativeFrom="column">
                  <wp:posOffset>1</wp:posOffset>
                </wp:positionH>
                <wp:positionV relativeFrom="paragraph">
                  <wp:posOffset>0</wp:posOffset>
                </wp:positionV>
                <wp:extent cx="6365875" cy="1146556"/>
                <wp:effectExtent l="0" t="0" r="0" b="0"/>
                <wp:wrapNone/>
                <wp:docPr id="171" name="Rectángulo 171"/>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5217F1B" w14:textId="77777777" w:rsidR="00BE3C69" w:rsidRDefault="00485502">
                            <w:pPr>
                              <w:spacing w:line="275" w:lineRule="auto"/>
                              <w:jc w:val="center"/>
                              <w:textDirection w:val="btLr"/>
                            </w:pPr>
                            <w:r>
                              <w:rPr>
                                <w:color w:val="FFFFFF"/>
                                <w:sz w:val="36"/>
                              </w:rPr>
                              <w:t>CF03_4_Gráfico_tipos de riesgos</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1" o:spid="_x0000_s1034" style="position:absolute;left:0;text-align:left;margin-left:0;margin-top:0;width:501.25pt;height:90.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" fillcolor="#ed7d31" strokecolor="#42719b" strokeweight="1pt">
                <v:stroke startarrowwidth="narrow" startarrowlength="short" endarrowwidth="narrow" endarrowlength="short" miterlimit="5243f"/>
                <v:textbox inset="2.53958mm,1.2694mm,2.53958mm,1.2694mm">
                  <w:txbxContent>
                    <w:p w14:paraId="65217F1B" w14:textId="77777777" w:rsidR="00BE3C69" w:rsidRDefault="00485502">
                      <w:pPr>
                        <w:spacing w:line="275" w:lineRule="auto"/>
                        <w:jc w:val="center"/>
                        <w:textDirection w:val="btLr"/>
                      </w:pPr>
                      <w:r>
                        <w:rPr>
                          <w:color w:val="FFFFFF"/>
                          <w:sz w:val="36"/>
                        </w:rPr>
                        <w:t>CF03_4_Gráfico_tipos de riesgos</w:t>
                      </w:r>
                    </w:p>
                  </w:txbxContent>
                </v:textbox>
              </v:rect>
            </w:pict>
          </mc:Fallback>
        </mc:AlternateContent>
      </w:r>
    </w:p>
    <w:p w14:paraId="000000CF" w14:textId="2B9646CC" w:rsidR="00BE3C69" w:rsidRPr="00C803C0" w:rsidRDefault="00CC3A30">
      <w:pPr>
        <w:spacing w:line="360" w:lineRule="auto"/>
        <w:jc w:val="both"/>
        <w:rPr>
          <w:sz w:val="20"/>
          <w:szCs w:val="20"/>
        </w:rPr>
      </w:pPr>
      <w:sdt>
        <w:sdtPr>
          <w:tag w:val="goog_rdk_20"/>
          <w:id w:val="-1574194391"/>
          <w:showingPlcHdr/>
        </w:sdtPr>
        <w:sdtEndPr/>
        <w:sdtContent>
          <w:r w:rsidR="007E34B1">
            <w:t xml:space="preserve">     </w:t>
          </w:r>
          <w:commentRangeStart w:id="46"/>
        </w:sdtContent>
      </w:sdt>
    </w:p>
    <w:commentRangeEnd w:id="46"/>
    <w:p w14:paraId="000000D0" w14:textId="77777777" w:rsidR="00BE3C69" w:rsidRPr="00C803C0" w:rsidRDefault="00485502">
      <w:pPr>
        <w:spacing w:line="360" w:lineRule="auto"/>
        <w:jc w:val="both"/>
        <w:rPr>
          <w:sz w:val="20"/>
          <w:szCs w:val="20"/>
        </w:rPr>
      </w:pPr>
      <w:r w:rsidRPr="00C803C0">
        <w:commentReference w:id="46"/>
      </w:r>
    </w:p>
    <w:p w14:paraId="000000D1" w14:textId="77777777" w:rsidR="00BE3C69" w:rsidRPr="00C803C0" w:rsidRDefault="00BE3C69">
      <w:pPr>
        <w:pBdr>
          <w:top w:val="nil"/>
          <w:left w:val="nil"/>
          <w:bottom w:val="nil"/>
          <w:right w:val="nil"/>
          <w:between w:val="nil"/>
        </w:pBdr>
        <w:rPr>
          <w:b/>
          <w:sz w:val="20"/>
          <w:szCs w:val="20"/>
        </w:rPr>
      </w:pPr>
    </w:p>
    <w:p w14:paraId="000000D2" w14:textId="77777777" w:rsidR="00BE3C69" w:rsidRPr="00C803C0" w:rsidRDefault="00BE3C69">
      <w:pPr>
        <w:pBdr>
          <w:top w:val="nil"/>
          <w:left w:val="nil"/>
          <w:bottom w:val="nil"/>
          <w:right w:val="nil"/>
          <w:between w:val="nil"/>
        </w:pBdr>
        <w:rPr>
          <w:b/>
          <w:sz w:val="20"/>
          <w:szCs w:val="20"/>
        </w:rPr>
      </w:pPr>
    </w:p>
    <w:p w14:paraId="000000D3" w14:textId="77777777" w:rsidR="00BE3C69" w:rsidRPr="00C803C0" w:rsidRDefault="00BE3C69">
      <w:pPr>
        <w:pBdr>
          <w:top w:val="nil"/>
          <w:left w:val="nil"/>
          <w:bottom w:val="nil"/>
          <w:right w:val="nil"/>
          <w:between w:val="nil"/>
        </w:pBdr>
        <w:rPr>
          <w:b/>
          <w:sz w:val="20"/>
          <w:szCs w:val="20"/>
        </w:rPr>
      </w:pPr>
    </w:p>
    <w:p w14:paraId="000000D4" w14:textId="77777777" w:rsidR="00BE3C69" w:rsidRPr="00C803C0" w:rsidRDefault="00BE3C69">
      <w:pPr>
        <w:pBdr>
          <w:top w:val="nil"/>
          <w:left w:val="nil"/>
          <w:bottom w:val="nil"/>
          <w:right w:val="nil"/>
          <w:between w:val="nil"/>
        </w:pBdr>
        <w:rPr>
          <w:b/>
          <w:sz w:val="20"/>
          <w:szCs w:val="20"/>
        </w:rPr>
      </w:pPr>
    </w:p>
    <w:p w14:paraId="000000D5" w14:textId="77777777" w:rsidR="00BE3C69" w:rsidRPr="00C803C0" w:rsidRDefault="00BE3C69">
      <w:pPr>
        <w:pBdr>
          <w:top w:val="nil"/>
          <w:left w:val="nil"/>
          <w:bottom w:val="nil"/>
          <w:right w:val="nil"/>
          <w:between w:val="nil"/>
        </w:pBdr>
        <w:rPr>
          <w:b/>
          <w:sz w:val="20"/>
          <w:szCs w:val="20"/>
        </w:rPr>
      </w:pPr>
    </w:p>
    <w:p w14:paraId="000000D6" w14:textId="60F5EC3F" w:rsidR="00BE3C69" w:rsidRPr="00C803C0" w:rsidRDefault="009658AB">
      <w:pPr>
        <w:spacing w:line="360" w:lineRule="auto"/>
        <w:jc w:val="both"/>
        <w:rPr>
          <w:sz w:val="20"/>
          <w:szCs w:val="20"/>
        </w:rPr>
      </w:pPr>
      <w:r>
        <w:rPr>
          <w:sz w:val="20"/>
          <w:szCs w:val="20"/>
        </w:rPr>
        <w:t>Por su parte, e</w:t>
      </w:r>
      <w:r w:rsidR="00485502" w:rsidRPr="00C803C0">
        <w:rPr>
          <w:sz w:val="20"/>
          <w:szCs w:val="20"/>
        </w:rPr>
        <w:t>l ciclo PHVA cumple con un propósito específico para la aplicación de la norma ISO 27001. Consiste en brindar los procesos que se deben seguir y su interrelación; es decir, garantiza la continuidad de los procesos establecidos en la norma ISO 27001 y aplica los enfoques de la mejora continua para cada uno de sus procesos</w:t>
      </w:r>
      <w:ins w:id="47" w:author="JHON JAIRO RODRIGUEZ PEREZ" w:date="2022-03-29T17:44:00Z">
        <w:r w:rsidR="00B964A6">
          <w:rPr>
            <w:sz w:val="20"/>
            <w:szCs w:val="20"/>
          </w:rPr>
          <w:t xml:space="preserve"> (ver figura 5)</w:t>
        </w:r>
      </w:ins>
      <w:r w:rsidR="00485502" w:rsidRPr="00C803C0">
        <w:rPr>
          <w:sz w:val="20"/>
          <w:szCs w:val="20"/>
        </w:rPr>
        <w:t>.</w:t>
      </w:r>
      <w:del w:id="48" w:author="JHON JAIRO RODRIGUEZ PEREZ" w:date="2022-03-29T17:44:00Z">
        <w:r w:rsidDel="00B964A6">
          <w:rPr>
            <w:sz w:val="20"/>
            <w:szCs w:val="20"/>
          </w:rPr>
          <w:delText xml:space="preserve"> Veamos:</w:delText>
        </w:r>
      </w:del>
    </w:p>
    <w:p w14:paraId="000000D7" w14:textId="77777777" w:rsidR="00BE3C69" w:rsidRPr="00C803C0" w:rsidRDefault="00BE3C69">
      <w:pPr>
        <w:pBdr>
          <w:top w:val="nil"/>
          <w:left w:val="nil"/>
          <w:bottom w:val="nil"/>
          <w:right w:val="nil"/>
          <w:between w:val="nil"/>
        </w:pBdr>
        <w:rPr>
          <w:b/>
          <w:sz w:val="20"/>
          <w:szCs w:val="20"/>
        </w:rPr>
      </w:pPr>
    </w:p>
    <w:p w14:paraId="000000D8" w14:textId="77777777" w:rsidR="00BE3C69" w:rsidRPr="00C803C0" w:rsidRDefault="00485502">
      <w:pPr>
        <w:spacing w:line="360" w:lineRule="auto"/>
        <w:jc w:val="both"/>
        <w:rPr>
          <w:b/>
          <w:sz w:val="20"/>
          <w:szCs w:val="20"/>
        </w:rPr>
      </w:pPr>
      <w:r w:rsidRPr="00C803C0">
        <w:rPr>
          <w:b/>
          <w:sz w:val="20"/>
          <w:szCs w:val="20"/>
        </w:rPr>
        <w:t>Figura 5</w:t>
      </w:r>
    </w:p>
    <w:p w14:paraId="000000D9" w14:textId="77777777" w:rsidR="00BE3C69" w:rsidRPr="00C803C0" w:rsidRDefault="00485502">
      <w:pPr>
        <w:spacing w:line="360" w:lineRule="auto"/>
        <w:jc w:val="both"/>
        <w:rPr>
          <w:i/>
          <w:sz w:val="20"/>
          <w:szCs w:val="20"/>
        </w:rPr>
      </w:pPr>
      <w:r w:rsidRPr="00C803C0">
        <w:rPr>
          <w:i/>
          <w:sz w:val="20"/>
          <w:szCs w:val="20"/>
        </w:rPr>
        <w:t>Ciclo PHVA</w:t>
      </w:r>
    </w:p>
    <w:p w14:paraId="000000DA"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67456" behindDoc="0" locked="0" layoutInCell="1" hidden="0" allowOverlap="1" wp14:anchorId="4F193F81" wp14:editId="16A60A83">
                <wp:simplePos x="0" y="0"/>
                <wp:positionH relativeFrom="column">
                  <wp:posOffset>1</wp:posOffset>
                </wp:positionH>
                <wp:positionV relativeFrom="paragraph">
                  <wp:posOffset>0</wp:posOffset>
                </wp:positionV>
                <wp:extent cx="6365875" cy="1146556"/>
                <wp:effectExtent l="0" t="0" r="0" b="0"/>
                <wp:wrapNone/>
                <wp:docPr id="173" name="Rectángulo 173"/>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AEEA953" w14:textId="77777777" w:rsidR="00BE3C69" w:rsidRDefault="00485502">
                            <w:pPr>
                              <w:spacing w:line="275" w:lineRule="auto"/>
                              <w:jc w:val="center"/>
                              <w:textDirection w:val="btLr"/>
                            </w:pPr>
                            <w:r>
                              <w:rPr>
                                <w:color w:val="FFFFFF"/>
                                <w:sz w:val="36"/>
                              </w:rPr>
                              <w:t>CF03_4_Gráfico_ciclo PHVA</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3" o:spid="_x0000_s1035" style="position:absolute;left:0;text-align:left;margin-left:0;margin-top:0;width:501.25pt;height:90.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eMSAIAAIA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0AEEA953" w14:textId="77777777" w:rsidR="00BE3C69" w:rsidRDefault="00485502">
                      <w:pPr>
                        <w:spacing w:line="275" w:lineRule="auto"/>
                        <w:jc w:val="center"/>
                        <w:textDirection w:val="btLr"/>
                      </w:pPr>
                      <w:r>
                        <w:rPr>
                          <w:color w:val="FFFFFF"/>
                          <w:sz w:val="36"/>
                        </w:rPr>
                        <w:t>CF03_4_Gráfico_ciclo PHVA</w:t>
                      </w:r>
                    </w:p>
                  </w:txbxContent>
                </v:textbox>
              </v:rect>
            </w:pict>
          </mc:Fallback>
        </mc:AlternateContent>
      </w:r>
    </w:p>
    <w:p w14:paraId="000000DB" w14:textId="3EAB648A" w:rsidR="00BE3C69" w:rsidRPr="00C803C0" w:rsidRDefault="00CC3A30">
      <w:pPr>
        <w:spacing w:line="360" w:lineRule="auto"/>
        <w:jc w:val="both"/>
        <w:rPr>
          <w:sz w:val="20"/>
          <w:szCs w:val="20"/>
        </w:rPr>
      </w:pPr>
      <w:sdt>
        <w:sdtPr>
          <w:tag w:val="goog_rdk_21"/>
          <w:id w:val="29628190"/>
          <w:showingPlcHdr/>
        </w:sdtPr>
        <w:sdtEndPr/>
        <w:sdtContent>
          <w:r w:rsidR="007E34B1">
            <w:t xml:space="preserve">     </w:t>
          </w:r>
          <w:commentRangeStart w:id="49"/>
        </w:sdtContent>
      </w:sdt>
    </w:p>
    <w:commentRangeEnd w:id="49"/>
    <w:p w14:paraId="000000DC" w14:textId="77777777" w:rsidR="00BE3C69" w:rsidRPr="00C803C0" w:rsidRDefault="00485502">
      <w:pPr>
        <w:pBdr>
          <w:top w:val="nil"/>
          <w:left w:val="nil"/>
          <w:bottom w:val="nil"/>
          <w:right w:val="nil"/>
          <w:between w:val="nil"/>
        </w:pBdr>
        <w:rPr>
          <w:b/>
          <w:sz w:val="20"/>
          <w:szCs w:val="20"/>
        </w:rPr>
      </w:pPr>
      <w:r w:rsidRPr="00C803C0">
        <w:commentReference w:id="49"/>
      </w:r>
    </w:p>
    <w:p w14:paraId="000000DD" w14:textId="77777777" w:rsidR="00BE3C69" w:rsidRPr="00C803C0" w:rsidRDefault="00BE3C69">
      <w:pPr>
        <w:pBdr>
          <w:top w:val="nil"/>
          <w:left w:val="nil"/>
          <w:bottom w:val="nil"/>
          <w:right w:val="nil"/>
          <w:between w:val="nil"/>
        </w:pBdr>
        <w:rPr>
          <w:b/>
          <w:sz w:val="20"/>
          <w:szCs w:val="20"/>
        </w:rPr>
      </w:pPr>
    </w:p>
    <w:p w14:paraId="000000DE" w14:textId="77777777" w:rsidR="00BE3C69" w:rsidRPr="00C803C0" w:rsidRDefault="00BE3C69">
      <w:pPr>
        <w:pBdr>
          <w:top w:val="nil"/>
          <w:left w:val="nil"/>
          <w:bottom w:val="nil"/>
          <w:right w:val="nil"/>
          <w:between w:val="nil"/>
        </w:pBdr>
        <w:rPr>
          <w:b/>
          <w:sz w:val="20"/>
          <w:szCs w:val="20"/>
        </w:rPr>
      </w:pPr>
    </w:p>
    <w:p w14:paraId="000000DF" w14:textId="77777777" w:rsidR="00BE3C69" w:rsidRPr="00C803C0" w:rsidRDefault="00BE3C69">
      <w:pPr>
        <w:pBdr>
          <w:top w:val="nil"/>
          <w:left w:val="nil"/>
          <w:bottom w:val="nil"/>
          <w:right w:val="nil"/>
          <w:between w:val="nil"/>
        </w:pBdr>
        <w:rPr>
          <w:b/>
          <w:sz w:val="20"/>
          <w:szCs w:val="20"/>
        </w:rPr>
      </w:pPr>
    </w:p>
    <w:p w14:paraId="000000E0" w14:textId="77777777" w:rsidR="00BE3C69" w:rsidRPr="00C803C0" w:rsidRDefault="00BE3C69">
      <w:pPr>
        <w:pBdr>
          <w:top w:val="nil"/>
          <w:left w:val="nil"/>
          <w:bottom w:val="nil"/>
          <w:right w:val="nil"/>
          <w:between w:val="nil"/>
        </w:pBdr>
        <w:rPr>
          <w:b/>
          <w:sz w:val="20"/>
          <w:szCs w:val="20"/>
        </w:rPr>
      </w:pPr>
    </w:p>
    <w:p w14:paraId="000000E1" w14:textId="77777777" w:rsidR="00BE3C69" w:rsidRPr="00C803C0" w:rsidRDefault="00BE3C69">
      <w:pPr>
        <w:pBdr>
          <w:top w:val="nil"/>
          <w:left w:val="nil"/>
          <w:bottom w:val="nil"/>
          <w:right w:val="nil"/>
          <w:between w:val="nil"/>
        </w:pBdr>
        <w:rPr>
          <w:b/>
          <w:sz w:val="20"/>
          <w:szCs w:val="20"/>
        </w:rPr>
      </w:pPr>
    </w:p>
    <w:p w14:paraId="000000E2" w14:textId="77777777" w:rsidR="00BE3C69" w:rsidRPr="00C803C0" w:rsidRDefault="00BE3C69">
      <w:pPr>
        <w:pBdr>
          <w:top w:val="nil"/>
          <w:left w:val="nil"/>
          <w:bottom w:val="nil"/>
          <w:right w:val="nil"/>
          <w:between w:val="nil"/>
        </w:pBdr>
        <w:rPr>
          <w:b/>
          <w:sz w:val="20"/>
          <w:szCs w:val="20"/>
        </w:rPr>
      </w:pPr>
    </w:p>
    <w:p w14:paraId="000000E3" w14:textId="04AED427" w:rsidR="00BE3C69" w:rsidRPr="00C803C0" w:rsidRDefault="00485502">
      <w:pPr>
        <w:pBdr>
          <w:top w:val="nil"/>
          <w:left w:val="nil"/>
          <w:bottom w:val="nil"/>
          <w:right w:val="nil"/>
          <w:between w:val="nil"/>
        </w:pBdr>
        <w:spacing w:line="360" w:lineRule="auto"/>
        <w:rPr>
          <w:sz w:val="20"/>
          <w:szCs w:val="20"/>
        </w:rPr>
      </w:pPr>
      <w:r w:rsidRPr="00C803C0">
        <w:rPr>
          <w:sz w:val="20"/>
          <w:szCs w:val="20"/>
        </w:rPr>
        <w:t>Ahora bien, así como cualquier norma o estándar establecido, la ISO 27001 debe cumplir con unos procesos o cláusulas que garanticen la aplicabilidad de los procesos dentro de la organización. A continuación</w:t>
      </w:r>
      <w:r w:rsidR="00687F7E">
        <w:rPr>
          <w:sz w:val="20"/>
          <w:szCs w:val="20"/>
        </w:rPr>
        <w:t>,</w:t>
      </w:r>
      <w:r w:rsidRPr="00C803C0">
        <w:rPr>
          <w:sz w:val="20"/>
          <w:szCs w:val="20"/>
        </w:rPr>
        <w:t xml:space="preserve"> se detalla cada una de ellas</w:t>
      </w:r>
      <w:r w:rsidR="00687F7E">
        <w:rPr>
          <w:sz w:val="20"/>
          <w:szCs w:val="20"/>
        </w:rPr>
        <w:t>:</w:t>
      </w:r>
    </w:p>
    <w:p w14:paraId="000000E4" w14:textId="77777777" w:rsidR="00BE3C69" w:rsidRPr="00C803C0" w:rsidRDefault="00485502">
      <w:pPr>
        <w:pBdr>
          <w:top w:val="nil"/>
          <w:left w:val="nil"/>
          <w:bottom w:val="nil"/>
          <w:right w:val="nil"/>
          <w:between w:val="nil"/>
        </w:pBdr>
        <w:spacing w:line="360" w:lineRule="auto"/>
        <w:rPr>
          <w:sz w:val="20"/>
          <w:szCs w:val="20"/>
        </w:rPr>
      </w:pPr>
      <w:r w:rsidRPr="00C803C0">
        <w:rPr>
          <w:noProof/>
          <w:lang w:val="es-MX" w:eastAsia="es-MX"/>
        </w:rPr>
        <mc:AlternateContent>
          <mc:Choice Requires="wps">
            <w:drawing>
              <wp:anchor distT="0" distB="0" distL="114300" distR="114300" simplePos="0" relativeHeight="251668480" behindDoc="0" locked="0" layoutInCell="1" hidden="0" allowOverlap="1" wp14:anchorId="7AEE0479" wp14:editId="182EA1B3">
                <wp:simplePos x="0" y="0"/>
                <wp:positionH relativeFrom="column">
                  <wp:posOffset>1</wp:posOffset>
                </wp:positionH>
                <wp:positionV relativeFrom="paragraph">
                  <wp:posOffset>139700</wp:posOffset>
                </wp:positionV>
                <wp:extent cx="6365875" cy="1146175"/>
                <wp:effectExtent l="0" t="0" r="0" b="0"/>
                <wp:wrapNone/>
                <wp:docPr id="165" name="Rectángulo 165"/>
                <wp:cNvGraphicFramePr/>
                <a:graphic xmlns:a="http://schemas.openxmlformats.org/drawingml/2006/main">
                  <a:graphicData uri="http://schemas.microsoft.com/office/word/2010/wordprocessingShape">
                    <wps:wsp>
                      <wps:cNvSpPr/>
                      <wps:spPr>
                        <a:xfrm>
                          <a:off x="2169413" y="3213263"/>
                          <a:ext cx="6353175" cy="11334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F91157C" w14:textId="77777777" w:rsidR="00BE3C69" w:rsidRDefault="00485502">
                            <w:pPr>
                              <w:spacing w:line="275" w:lineRule="auto"/>
                              <w:jc w:val="center"/>
                              <w:textDirection w:val="btLr"/>
                            </w:pPr>
                            <w:r>
                              <w:rPr>
                                <w:color w:val="FFFFFF"/>
                                <w:sz w:val="36"/>
                              </w:rPr>
                              <w:t>CF03_4_pestañas_clausulas 1-4</w:t>
                            </w:r>
                          </w:p>
                          <w:p w14:paraId="5BF22AA2" w14:textId="77777777" w:rsidR="00BE3C69" w:rsidRDefault="00BE3C69">
                            <w:pPr>
                              <w:spacing w:line="275" w:lineRule="auto"/>
                              <w:textDirection w:val="btLr"/>
                            </w:pP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5" o:spid="_x0000_s1036" style="position:absolute;margin-left:0;margin-top:11pt;width:501.25pt;height:90.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5F91157C" w14:textId="77777777" w:rsidR="00BE3C69" w:rsidRDefault="00485502">
                      <w:pPr>
                        <w:spacing w:line="275" w:lineRule="auto"/>
                        <w:jc w:val="center"/>
                        <w:textDirection w:val="btLr"/>
                      </w:pPr>
                      <w:r>
                        <w:rPr>
                          <w:color w:val="FFFFFF"/>
                          <w:sz w:val="36"/>
                        </w:rPr>
                        <w:t>CF03_4_pestañas_</w:t>
                      </w:r>
                      <w:r>
                        <w:rPr>
                          <w:color w:val="FFFFFF"/>
                          <w:sz w:val="36"/>
                        </w:rPr>
                        <w:t>clausulas 1-4</w:t>
                      </w:r>
                    </w:p>
                    <w:p w14:paraId="5BF22AA2" w14:textId="77777777" w:rsidR="00BE3C69" w:rsidRDefault="00BE3C69">
                      <w:pPr>
                        <w:spacing w:line="275" w:lineRule="auto"/>
                        <w:textDirection w:val="btLr"/>
                      </w:pPr>
                    </w:p>
                  </w:txbxContent>
                </v:textbox>
              </v:rect>
            </w:pict>
          </mc:Fallback>
        </mc:AlternateContent>
      </w:r>
    </w:p>
    <w:p w14:paraId="000000E5" w14:textId="557519FB" w:rsidR="00BE3C69" w:rsidRPr="00C803C0" w:rsidRDefault="00CC3A30">
      <w:pPr>
        <w:pBdr>
          <w:top w:val="nil"/>
          <w:left w:val="nil"/>
          <w:bottom w:val="nil"/>
          <w:right w:val="nil"/>
          <w:between w:val="nil"/>
        </w:pBdr>
        <w:spacing w:line="360" w:lineRule="auto"/>
        <w:rPr>
          <w:sz w:val="20"/>
          <w:szCs w:val="20"/>
        </w:rPr>
      </w:pPr>
      <w:sdt>
        <w:sdtPr>
          <w:tag w:val="goog_rdk_22"/>
          <w:id w:val="-390816681"/>
          <w:showingPlcHdr/>
        </w:sdtPr>
        <w:sdtEndPr/>
        <w:sdtContent>
          <w:r w:rsidR="00B964A6">
            <w:t xml:space="preserve">     </w:t>
          </w:r>
          <w:commentRangeStart w:id="50"/>
        </w:sdtContent>
      </w:sdt>
    </w:p>
    <w:commentRangeEnd w:id="50"/>
    <w:p w14:paraId="000000E6" w14:textId="77777777" w:rsidR="00BE3C69" w:rsidRPr="00C803C0" w:rsidRDefault="00485502">
      <w:pPr>
        <w:pBdr>
          <w:top w:val="nil"/>
          <w:left w:val="nil"/>
          <w:bottom w:val="nil"/>
          <w:right w:val="nil"/>
          <w:between w:val="nil"/>
        </w:pBdr>
        <w:spacing w:line="360" w:lineRule="auto"/>
        <w:rPr>
          <w:sz w:val="20"/>
          <w:szCs w:val="20"/>
        </w:rPr>
      </w:pPr>
      <w:r w:rsidRPr="00C803C0">
        <w:commentReference w:id="50"/>
      </w:r>
    </w:p>
    <w:p w14:paraId="000000E7" w14:textId="77777777" w:rsidR="00BE3C69" w:rsidRPr="00C803C0" w:rsidRDefault="00BE3C69">
      <w:pPr>
        <w:pBdr>
          <w:top w:val="nil"/>
          <w:left w:val="nil"/>
          <w:bottom w:val="nil"/>
          <w:right w:val="nil"/>
          <w:between w:val="nil"/>
        </w:pBdr>
        <w:rPr>
          <w:b/>
          <w:sz w:val="20"/>
          <w:szCs w:val="20"/>
        </w:rPr>
      </w:pPr>
    </w:p>
    <w:p w14:paraId="000000E8" w14:textId="77777777" w:rsidR="00BE3C69" w:rsidRPr="00C803C0" w:rsidRDefault="00BE3C69">
      <w:pPr>
        <w:pBdr>
          <w:top w:val="nil"/>
          <w:left w:val="nil"/>
          <w:bottom w:val="nil"/>
          <w:right w:val="nil"/>
          <w:between w:val="nil"/>
        </w:pBdr>
        <w:rPr>
          <w:b/>
          <w:sz w:val="20"/>
          <w:szCs w:val="20"/>
        </w:rPr>
      </w:pPr>
    </w:p>
    <w:p w14:paraId="000000E9" w14:textId="77777777" w:rsidR="00BE3C69" w:rsidRPr="00C803C0" w:rsidRDefault="00BE3C69">
      <w:pPr>
        <w:pBdr>
          <w:top w:val="nil"/>
          <w:left w:val="nil"/>
          <w:bottom w:val="nil"/>
          <w:right w:val="nil"/>
          <w:between w:val="nil"/>
        </w:pBdr>
        <w:rPr>
          <w:b/>
          <w:sz w:val="20"/>
          <w:szCs w:val="20"/>
        </w:rPr>
      </w:pPr>
    </w:p>
    <w:p w14:paraId="000000EA" w14:textId="77777777" w:rsidR="00BE3C69" w:rsidRPr="00C803C0" w:rsidRDefault="00BE3C69">
      <w:pPr>
        <w:pBdr>
          <w:top w:val="nil"/>
          <w:left w:val="nil"/>
          <w:bottom w:val="nil"/>
          <w:right w:val="nil"/>
          <w:between w:val="nil"/>
        </w:pBdr>
        <w:rPr>
          <w:b/>
          <w:sz w:val="20"/>
          <w:szCs w:val="20"/>
        </w:rPr>
      </w:pPr>
    </w:p>
    <w:p w14:paraId="000000EB" w14:textId="77777777" w:rsidR="00BE3C69" w:rsidRPr="00C803C0" w:rsidRDefault="00BE3C69">
      <w:pPr>
        <w:pBdr>
          <w:top w:val="nil"/>
          <w:left w:val="nil"/>
          <w:bottom w:val="nil"/>
          <w:right w:val="nil"/>
          <w:between w:val="nil"/>
        </w:pBdr>
        <w:rPr>
          <w:b/>
          <w:sz w:val="20"/>
          <w:szCs w:val="20"/>
        </w:rPr>
      </w:pPr>
    </w:p>
    <w:p w14:paraId="000000EC" w14:textId="77777777" w:rsidR="00BE3C69" w:rsidRPr="00C803C0" w:rsidRDefault="00BE3C69">
      <w:pPr>
        <w:pBdr>
          <w:top w:val="nil"/>
          <w:left w:val="nil"/>
          <w:bottom w:val="nil"/>
          <w:right w:val="nil"/>
          <w:between w:val="nil"/>
        </w:pBdr>
        <w:rPr>
          <w:b/>
          <w:sz w:val="20"/>
          <w:szCs w:val="20"/>
        </w:rPr>
      </w:pPr>
    </w:p>
    <w:p w14:paraId="000000ED" w14:textId="12595220" w:rsidR="00BE3C69" w:rsidRPr="00C803C0" w:rsidRDefault="00485502">
      <w:pPr>
        <w:pBdr>
          <w:top w:val="nil"/>
          <w:left w:val="nil"/>
          <w:bottom w:val="nil"/>
          <w:right w:val="nil"/>
          <w:between w:val="nil"/>
        </w:pBdr>
        <w:spacing w:line="360" w:lineRule="auto"/>
        <w:rPr>
          <w:sz w:val="20"/>
          <w:szCs w:val="20"/>
        </w:rPr>
      </w:pPr>
      <w:r w:rsidRPr="00C803C0">
        <w:rPr>
          <w:sz w:val="20"/>
          <w:szCs w:val="20"/>
        </w:rPr>
        <w:t xml:space="preserve">En la cláusula Contexto de la organización, como se mencionó, se deben tener en cuenta los aspectos tanto internos como externos de una empresa, tal como </w:t>
      </w:r>
      <w:del w:id="51" w:author="JHON JAIRO RODRIGUEZ PEREZ" w:date="2022-03-29T17:45:00Z">
        <w:r w:rsidRPr="00C803C0" w:rsidDel="004762EA">
          <w:rPr>
            <w:sz w:val="20"/>
            <w:szCs w:val="20"/>
          </w:rPr>
          <w:delText xml:space="preserve">lo </w:delText>
        </w:r>
      </w:del>
      <w:ins w:id="52" w:author="JHON JAIRO RODRIGUEZ PEREZ" w:date="2022-03-29T17:45:00Z">
        <w:r w:rsidR="004762EA">
          <w:rPr>
            <w:sz w:val="20"/>
            <w:szCs w:val="20"/>
          </w:rPr>
          <w:t>se</w:t>
        </w:r>
        <w:r w:rsidR="004762EA" w:rsidRPr="00C803C0">
          <w:rPr>
            <w:sz w:val="20"/>
            <w:szCs w:val="20"/>
          </w:rPr>
          <w:t xml:space="preserve"> </w:t>
        </w:r>
      </w:ins>
      <w:r w:rsidRPr="00C803C0">
        <w:rPr>
          <w:sz w:val="20"/>
          <w:szCs w:val="20"/>
        </w:rPr>
        <w:t xml:space="preserve">presenta </w:t>
      </w:r>
      <w:r w:rsidR="0038464A">
        <w:rPr>
          <w:sz w:val="20"/>
          <w:szCs w:val="20"/>
        </w:rPr>
        <w:t>a continuación</w:t>
      </w:r>
      <w:ins w:id="53" w:author="JHON JAIRO RODRIGUEZ PEREZ" w:date="2022-03-29T17:45:00Z">
        <w:r w:rsidR="004762EA">
          <w:rPr>
            <w:sz w:val="20"/>
            <w:szCs w:val="20"/>
          </w:rPr>
          <w:t xml:space="preserve"> en la figura 6</w:t>
        </w:r>
      </w:ins>
      <w:r w:rsidR="0038464A">
        <w:rPr>
          <w:sz w:val="20"/>
          <w:szCs w:val="20"/>
        </w:rPr>
        <w:t>:</w:t>
      </w:r>
    </w:p>
    <w:p w14:paraId="000000EE" w14:textId="77777777" w:rsidR="00BE3C69" w:rsidRPr="00C803C0" w:rsidRDefault="00BE3C69">
      <w:pPr>
        <w:pBdr>
          <w:top w:val="nil"/>
          <w:left w:val="nil"/>
          <w:bottom w:val="nil"/>
          <w:right w:val="nil"/>
          <w:between w:val="nil"/>
        </w:pBdr>
        <w:rPr>
          <w:b/>
          <w:sz w:val="20"/>
          <w:szCs w:val="20"/>
        </w:rPr>
      </w:pPr>
    </w:p>
    <w:p w14:paraId="000000EF" w14:textId="77777777" w:rsidR="00BE3C69" w:rsidRPr="00C803C0" w:rsidRDefault="00485502">
      <w:pPr>
        <w:spacing w:line="360" w:lineRule="auto"/>
        <w:jc w:val="both"/>
        <w:rPr>
          <w:b/>
          <w:sz w:val="20"/>
          <w:szCs w:val="20"/>
        </w:rPr>
      </w:pPr>
      <w:r w:rsidRPr="00C803C0">
        <w:rPr>
          <w:b/>
          <w:sz w:val="20"/>
          <w:szCs w:val="20"/>
        </w:rPr>
        <w:t>Figura 6</w:t>
      </w:r>
    </w:p>
    <w:p w14:paraId="000000F0" w14:textId="77777777" w:rsidR="00BE3C69" w:rsidRPr="00C803C0" w:rsidRDefault="00485502">
      <w:pPr>
        <w:spacing w:line="360" w:lineRule="auto"/>
        <w:jc w:val="both"/>
        <w:rPr>
          <w:i/>
          <w:sz w:val="20"/>
          <w:szCs w:val="20"/>
        </w:rPr>
      </w:pPr>
      <w:r w:rsidRPr="00C803C0">
        <w:rPr>
          <w:i/>
          <w:sz w:val="20"/>
          <w:szCs w:val="20"/>
        </w:rPr>
        <w:t>Aspectos de una organización</w:t>
      </w:r>
    </w:p>
    <w:p w14:paraId="000000F1"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69504" behindDoc="0" locked="0" layoutInCell="1" hidden="0" allowOverlap="1" wp14:anchorId="4FFE20B9" wp14:editId="633A4B19">
                <wp:simplePos x="0" y="0"/>
                <wp:positionH relativeFrom="column">
                  <wp:posOffset>1</wp:posOffset>
                </wp:positionH>
                <wp:positionV relativeFrom="paragraph">
                  <wp:posOffset>0</wp:posOffset>
                </wp:positionV>
                <wp:extent cx="6365875" cy="1146556"/>
                <wp:effectExtent l="0" t="0" r="0" b="0"/>
                <wp:wrapNone/>
                <wp:docPr id="174" name="Rectángulo 174"/>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2D69CF6" w14:textId="77777777" w:rsidR="00BE3C69" w:rsidRDefault="00485502">
                            <w:pPr>
                              <w:spacing w:line="275" w:lineRule="auto"/>
                              <w:jc w:val="center"/>
                              <w:textDirection w:val="btLr"/>
                            </w:pPr>
                            <w:r>
                              <w:rPr>
                                <w:color w:val="FFFFFF"/>
                                <w:sz w:val="32"/>
                              </w:rPr>
                              <w:t xml:space="preserve">CF03_4_Infografía </w:t>
                            </w:r>
                            <w:proofErr w:type="spellStart"/>
                            <w:r>
                              <w:rPr>
                                <w:color w:val="FFFFFF"/>
                                <w:sz w:val="32"/>
                              </w:rPr>
                              <w:t>interactiva_aspectos</w:t>
                            </w:r>
                            <w:proofErr w:type="spellEnd"/>
                            <w:r>
                              <w:rPr>
                                <w:color w:val="FFFFFF"/>
                                <w:sz w:val="32"/>
                              </w:rPr>
                              <w:t xml:space="preserve"> de una organización</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4" o:spid="_x0000_s1037" style="position:absolute;left:0;text-align:left;margin-left:0;margin-top:0;width:501.25pt;height:90.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vSAIAAIE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22D69CF6" w14:textId="77777777" w:rsidR="00BE3C69" w:rsidRDefault="00485502">
                      <w:pPr>
                        <w:spacing w:line="275" w:lineRule="auto"/>
                        <w:jc w:val="center"/>
                        <w:textDirection w:val="btLr"/>
                      </w:pPr>
                      <w:r>
                        <w:rPr>
                          <w:color w:val="FFFFFF"/>
                          <w:sz w:val="32"/>
                        </w:rPr>
                        <w:t xml:space="preserve">CF03_4_Infografía </w:t>
                      </w:r>
                      <w:proofErr w:type="spellStart"/>
                      <w:r>
                        <w:rPr>
                          <w:color w:val="FFFFFF"/>
                          <w:sz w:val="32"/>
                        </w:rPr>
                        <w:t>interactiva_aspectos</w:t>
                      </w:r>
                      <w:proofErr w:type="spellEnd"/>
                      <w:r>
                        <w:rPr>
                          <w:color w:val="FFFFFF"/>
                          <w:sz w:val="32"/>
                        </w:rPr>
                        <w:t xml:space="preserve"> de una organización</w:t>
                      </w:r>
                    </w:p>
                  </w:txbxContent>
                </v:textbox>
              </v:rect>
            </w:pict>
          </mc:Fallback>
        </mc:AlternateContent>
      </w:r>
    </w:p>
    <w:p w14:paraId="000000F2" w14:textId="08729E02" w:rsidR="00BE3C69" w:rsidRPr="00C803C0" w:rsidRDefault="00CC3A30">
      <w:pPr>
        <w:spacing w:line="360" w:lineRule="auto"/>
        <w:jc w:val="both"/>
        <w:rPr>
          <w:sz w:val="20"/>
          <w:szCs w:val="20"/>
        </w:rPr>
      </w:pPr>
      <w:sdt>
        <w:sdtPr>
          <w:tag w:val="goog_rdk_23"/>
          <w:id w:val="1017124836"/>
          <w:showingPlcHdr/>
        </w:sdtPr>
        <w:sdtEndPr/>
        <w:sdtContent>
          <w:r w:rsidR="00B964A6">
            <w:t xml:space="preserve">     </w:t>
          </w:r>
          <w:commentRangeStart w:id="54"/>
        </w:sdtContent>
      </w:sdt>
    </w:p>
    <w:commentRangeEnd w:id="54"/>
    <w:p w14:paraId="000000F3" w14:textId="77777777" w:rsidR="00BE3C69" w:rsidRPr="00C803C0" w:rsidRDefault="00485502">
      <w:pPr>
        <w:pBdr>
          <w:top w:val="nil"/>
          <w:left w:val="nil"/>
          <w:bottom w:val="nil"/>
          <w:right w:val="nil"/>
          <w:between w:val="nil"/>
        </w:pBdr>
        <w:rPr>
          <w:b/>
          <w:sz w:val="20"/>
          <w:szCs w:val="20"/>
        </w:rPr>
      </w:pPr>
      <w:r w:rsidRPr="00C803C0">
        <w:commentReference w:id="54"/>
      </w:r>
    </w:p>
    <w:p w14:paraId="000000F4" w14:textId="77777777" w:rsidR="00BE3C69" w:rsidRPr="00C803C0" w:rsidRDefault="00BE3C69">
      <w:pPr>
        <w:pBdr>
          <w:top w:val="nil"/>
          <w:left w:val="nil"/>
          <w:bottom w:val="nil"/>
          <w:right w:val="nil"/>
          <w:between w:val="nil"/>
        </w:pBdr>
        <w:rPr>
          <w:b/>
          <w:sz w:val="20"/>
          <w:szCs w:val="20"/>
        </w:rPr>
      </w:pPr>
    </w:p>
    <w:p w14:paraId="000000F5" w14:textId="77777777" w:rsidR="00BE3C69" w:rsidRPr="00C803C0" w:rsidRDefault="00BE3C69">
      <w:pPr>
        <w:pBdr>
          <w:top w:val="nil"/>
          <w:left w:val="nil"/>
          <w:bottom w:val="nil"/>
          <w:right w:val="nil"/>
          <w:between w:val="nil"/>
        </w:pBdr>
        <w:rPr>
          <w:b/>
          <w:sz w:val="20"/>
          <w:szCs w:val="20"/>
        </w:rPr>
      </w:pPr>
    </w:p>
    <w:p w14:paraId="000000F6" w14:textId="77777777" w:rsidR="00BE3C69" w:rsidRPr="00C803C0" w:rsidRDefault="00BE3C69">
      <w:pPr>
        <w:pBdr>
          <w:top w:val="nil"/>
          <w:left w:val="nil"/>
          <w:bottom w:val="nil"/>
          <w:right w:val="nil"/>
          <w:between w:val="nil"/>
        </w:pBdr>
        <w:rPr>
          <w:b/>
          <w:sz w:val="20"/>
          <w:szCs w:val="20"/>
        </w:rPr>
      </w:pPr>
    </w:p>
    <w:p w14:paraId="000000F7" w14:textId="77777777" w:rsidR="00BE3C69" w:rsidRPr="00C803C0" w:rsidRDefault="00BE3C69">
      <w:pPr>
        <w:pBdr>
          <w:top w:val="nil"/>
          <w:left w:val="nil"/>
          <w:bottom w:val="nil"/>
          <w:right w:val="nil"/>
          <w:between w:val="nil"/>
        </w:pBdr>
        <w:rPr>
          <w:b/>
          <w:sz w:val="20"/>
          <w:szCs w:val="20"/>
        </w:rPr>
      </w:pPr>
    </w:p>
    <w:p w14:paraId="000000F8" w14:textId="77777777" w:rsidR="00BE3C69" w:rsidRPr="00C803C0" w:rsidRDefault="00BE3C69">
      <w:pPr>
        <w:pBdr>
          <w:top w:val="nil"/>
          <w:left w:val="nil"/>
          <w:bottom w:val="nil"/>
          <w:right w:val="nil"/>
          <w:between w:val="nil"/>
        </w:pBdr>
        <w:rPr>
          <w:b/>
          <w:sz w:val="20"/>
          <w:szCs w:val="20"/>
        </w:rPr>
      </w:pPr>
    </w:p>
    <w:p w14:paraId="000000F9" w14:textId="77777777" w:rsidR="00BE3C69" w:rsidRPr="00C803C0" w:rsidRDefault="00485502">
      <w:pPr>
        <w:pBdr>
          <w:top w:val="nil"/>
          <w:left w:val="nil"/>
          <w:bottom w:val="nil"/>
          <w:right w:val="nil"/>
          <w:between w:val="nil"/>
        </w:pBdr>
        <w:rPr>
          <w:sz w:val="20"/>
          <w:szCs w:val="20"/>
        </w:rPr>
      </w:pPr>
      <w:r w:rsidRPr="00C803C0">
        <w:rPr>
          <w:sz w:val="20"/>
          <w:szCs w:val="20"/>
        </w:rPr>
        <w:t xml:space="preserve">Se </w:t>
      </w:r>
      <w:proofErr w:type="gramStart"/>
      <w:r w:rsidRPr="00C803C0">
        <w:rPr>
          <w:sz w:val="20"/>
          <w:szCs w:val="20"/>
        </w:rPr>
        <w:t>continua</w:t>
      </w:r>
      <w:proofErr w:type="gramEnd"/>
      <w:r w:rsidRPr="00C803C0">
        <w:rPr>
          <w:sz w:val="20"/>
          <w:szCs w:val="20"/>
        </w:rPr>
        <w:t xml:space="preserve"> con la explicación de las cláusulas.</w:t>
      </w:r>
    </w:p>
    <w:p w14:paraId="000000FA" w14:textId="77777777" w:rsidR="00BE3C69" w:rsidRPr="00C803C0" w:rsidRDefault="00BE3C69">
      <w:pPr>
        <w:pBdr>
          <w:top w:val="nil"/>
          <w:left w:val="nil"/>
          <w:bottom w:val="nil"/>
          <w:right w:val="nil"/>
          <w:between w:val="nil"/>
        </w:pBdr>
        <w:rPr>
          <w:sz w:val="20"/>
          <w:szCs w:val="20"/>
        </w:rPr>
      </w:pPr>
    </w:p>
    <w:p w14:paraId="000000FB" w14:textId="77777777" w:rsidR="00BE3C69" w:rsidRPr="00C803C0" w:rsidRDefault="00485502">
      <w:pPr>
        <w:pBdr>
          <w:top w:val="nil"/>
          <w:left w:val="nil"/>
          <w:bottom w:val="nil"/>
          <w:right w:val="nil"/>
          <w:between w:val="nil"/>
        </w:pBdr>
        <w:rPr>
          <w:sz w:val="20"/>
          <w:szCs w:val="20"/>
        </w:rPr>
      </w:pPr>
      <w:r w:rsidRPr="00C803C0">
        <w:rPr>
          <w:noProof/>
          <w:lang w:val="es-MX" w:eastAsia="es-MX"/>
        </w:rPr>
        <mc:AlternateContent>
          <mc:Choice Requires="wps">
            <w:drawing>
              <wp:anchor distT="0" distB="0" distL="114300" distR="114300" simplePos="0" relativeHeight="251670528" behindDoc="0" locked="0" layoutInCell="1" hidden="0" allowOverlap="1" wp14:anchorId="4E5FDB84" wp14:editId="4E754433">
                <wp:simplePos x="0" y="0"/>
                <wp:positionH relativeFrom="column">
                  <wp:posOffset>1</wp:posOffset>
                </wp:positionH>
                <wp:positionV relativeFrom="paragraph">
                  <wp:posOffset>0</wp:posOffset>
                </wp:positionV>
                <wp:extent cx="6365875" cy="1146175"/>
                <wp:effectExtent l="0" t="0" r="0" b="0"/>
                <wp:wrapNone/>
                <wp:docPr id="163" name="Rectángulo 163"/>
                <wp:cNvGraphicFramePr/>
                <a:graphic xmlns:a="http://schemas.openxmlformats.org/drawingml/2006/main">
                  <a:graphicData uri="http://schemas.microsoft.com/office/word/2010/wordprocessingShape">
                    <wps:wsp>
                      <wps:cNvSpPr/>
                      <wps:spPr>
                        <a:xfrm>
                          <a:off x="2169413" y="3213263"/>
                          <a:ext cx="6353175" cy="11334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7CDD3D5" w14:textId="77777777" w:rsidR="00BE3C69" w:rsidRDefault="00485502">
                            <w:pPr>
                              <w:spacing w:line="275" w:lineRule="auto"/>
                              <w:jc w:val="center"/>
                              <w:textDirection w:val="btLr"/>
                            </w:pPr>
                            <w:r>
                              <w:rPr>
                                <w:color w:val="FFFFFF"/>
                                <w:sz w:val="36"/>
                              </w:rPr>
                              <w:t>CF03_4_pestañas_clausulas 5-7</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3" o:spid="_x0000_s1038" style="position:absolute;margin-left:0;margin-top:0;width:501.25pt;height:90.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47CDD3D5" w14:textId="77777777" w:rsidR="00BE3C69" w:rsidRDefault="00485502">
                      <w:pPr>
                        <w:spacing w:line="275" w:lineRule="auto"/>
                        <w:jc w:val="center"/>
                        <w:textDirection w:val="btLr"/>
                      </w:pPr>
                      <w:r>
                        <w:rPr>
                          <w:color w:val="FFFFFF"/>
                          <w:sz w:val="36"/>
                        </w:rPr>
                        <w:t>CF03_4_pestañas_clausulas 5-7</w:t>
                      </w:r>
                    </w:p>
                  </w:txbxContent>
                </v:textbox>
              </v:rect>
            </w:pict>
          </mc:Fallback>
        </mc:AlternateContent>
      </w:r>
    </w:p>
    <w:p w14:paraId="000000FC" w14:textId="07B06055" w:rsidR="00BE3C69" w:rsidRPr="00C803C0" w:rsidRDefault="00CC3A30">
      <w:pPr>
        <w:pBdr>
          <w:top w:val="nil"/>
          <w:left w:val="nil"/>
          <w:bottom w:val="nil"/>
          <w:right w:val="nil"/>
          <w:between w:val="nil"/>
        </w:pBdr>
        <w:rPr>
          <w:b/>
          <w:sz w:val="20"/>
          <w:szCs w:val="20"/>
        </w:rPr>
      </w:pPr>
      <w:sdt>
        <w:sdtPr>
          <w:tag w:val="goog_rdk_24"/>
          <w:id w:val="2089336931"/>
          <w:showingPlcHdr/>
        </w:sdtPr>
        <w:sdtEndPr/>
        <w:sdtContent>
          <w:r w:rsidR="004762EA">
            <w:t xml:space="preserve">     </w:t>
          </w:r>
          <w:commentRangeStart w:id="55"/>
        </w:sdtContent>
      </w:sdt>
    </w:p>
    <w:commentRangeEnd w:id="55"/>
    <w:p w14:paraId="000000FD" w14:textId="77777777" w:rsidR="00BE3C69" w:rsidRPr="00C803C0" w:rsidRDefault="00485502">
      <w:pPr>
        <w:pBdr>
          <w:top w:val="nil"/>
          <w:left w:val="nil"/>
          <w:bottom w:val="nil"/>
          <w:right w:val="nil"/>
          <w:between w:val="nil"/>
        </w:pBdr>
        <w:rPr>
          <w:b/>
          <w:sz w:val="20"/>
          <w:szCs w:val="20"/>
        </w:rPr>
      </w:pPr>
      <w:r w:rsidRPr="00C803C0">
        <w:commentReference w:id="55"/>
      </w:r>
    </w:p>
    <w:p w14:paraId="000000FE" w14:textId="77777777" w:rsidR="00BE3C69" w:rsidRPr="00C803C0" w:rsidRDefault="00BE3C69">
      <w:pPr>
        <w:pBdr>
          <w:top w:val="nil"/>
          <w:left w:val="nil"/>
          <w:bottom w:val="nil"/>
          <w:right w:val="nil"/>
          <w:between w:val="nil"/>
        </w:pBdr>
        <w:rPr>
          <w:b/>
          <w:sz w:val="20"/>
          <w:szCs w:val="20"/>
        </w:rPr>
      </w:pPr>
    </w:p>
    <w:p w14:paraId="000000FF" w14:textId="77777777" w:rsidR="00BE3C69" w:rsidRPr="00C803C0" w:rsidRDefault="00BE3C69">
      <w:pPr>
        <w:pBdr>
          <w:top w:val="nil"/>
          <w:left w:val="nil"/>
          <w:bottom w:val="nil"/>
          <w:right w:val="nil"/>
          <w:between w:val="nil"/>
        </w:pBdr>
        <w:rPr>
          <w:b/>
          <w:sz w:val="20"/>
          <w:szCs w:val="20"/>
        </w:rPr>
      </w:pPr>
    </w:p>
    <w:p w14:paraId="00000100" w14:textId="77777777" w:rsidR="00BE3C69" w:rsidRPr="00C803C0" w:rsidRDefault="00BE3C69">
      <w:pPr>
        <w:pBdr>
          <w:top w:val="nil"/>
          <w:left w:val="nil"/>
          <w:bottom w:val="nil"/>
          <w:right w:val="nil"/>
          <w:between w:val="nil"/>
        </w:pBdr>
        <w:rPr>
          <w:b/>
          <w:sz w:val="20"/>
          <w:szCs w:val="20"/>
        </w:rPr>
      </w:pPr>
    </w:p>
    <w:p w14:paraId="00000101" w14:textId="77777777" w:rsidR="00BE3C69" w:rsidRPr="00C803C0" w:rsidRDefault="00BE3C69">
      <w:pPr>
        <w:pBdr>
          <w:top w:val="nil"/>
          <w:left w:val="nil"/>
          <w:bottom w:val="nil"/>
          <w:right w:val="nil"/>
          <w:between w:val="nil"/>
        </w:pBdr>
        <w:rPr>
          <w:b/>
          <w:sz w:val="20"/>
          <w:szCs w:val="20"/>
        </w:rPr>
      </w:pPr>
    </w:p>
    <w:p w14:paraId="00000102" w14:textId="77777777" w:rsidR="00BE3C69" w:rsidRPr="00C803C0" w:rsidRDefault="00BE3C69">
      <w:pPr>
        <w:pBdr>
          <w:top w:val="nil"/>
          <w:left w:val="nil"/>
          <w:bottom w:val="nil"/>
          <w:right w:val="nil"/>
          <w:between w:val="nil"/>
        </w:pBdr>
        <w:rPr>
          <w:b/>
          <w:sz w:val="20"/>
          <w:szCs w:val="20"/>
        </w:rPr>
      </w:pPr>
    </w:p>
    <w:p w14:paraId="00000103" w14:textId="77777777" w:rsidR="00BE3C69" w:rsidRPr="00C803C0" w:rsidRDefault="00BE3C69">
      <w:pPr>
        <w:pBdr>
          <w:top w:val="nil"/>
          <w:left w:val="nil"/>
          <w:bottom w:val="nil"/>
          <w:right w:val="nil"/>
          <w:between w:val="nil"/>
        </w:pBdr>
        <w:rPr>
          <w:b/>
          <w:sz w:val="20"/>
          <w:szCs w:val="20"/>
        </w:rPr>
      </w:pPr>
    </w:p>
    <w:p w14:paraId="00000104" w14:textId="6511FBAA" w:rsidR="00BE3C69" w:rsidRPr="00C803C0" w:rsidRDefault="00485502">
      <w:pPr>
        <w:spacing w:line="360" w:lineRule="auto"/>
        <w:jc w:val="both"/>
        <w:rPr>
          <w:sz w:val="20"/>
          <w:szCs w:val="20"/>
        </w:rPr>
      </w:pPr>
      <w:r w:rsidRPr="00C803C0">
        <w:rPr>
          <w:sz w:val="20"/>
          <w:szCs w:val="20"/>
        </w:rPr>
        <w:t xml:space="preserve">En la cláusula 7, también se debe establecer qué información se requiere para la implementación del sistema de gestión de la información, la cual debe ser precisa, entendible para los involucrados en el proceso y apoyada en aspectos legales de la organización. Otros aspectos </w:t>
      </w:r>
      <w:del w:id="56" w:author="JHON JAIRO RODRIGUEZ PEREZ" w:date="2022-03-29T17:45:00Z">
        <w:r w:rsidRPr="00C803C0" w:rsidDel="004762EA">
          <w:rPr>
            <w:sz w:val="20"/>
            <w:szCs w:val="20"/>
          </w:rPr>
          <w:delText>a</w:delText>
        </w:r>
      </w:del>
      <w:ins w:id="57" w:author="JHON JAIRO RODRIGUEZ PEREZ" w:date="2022-03-29T17:45:00Z">
        <w:r w:rsidR="004762EA" w:rsidRPr="00C803C0">
          <w:rPr>
            <w:sz w:val="20"/>
            <w:szCs w:val="20"/>
          </w:rPr>
          <w:t>para</w:t>
        </w:r>
      </w:ins>
      <w:r w:rsidRPr="00C803C0">
        <w:rPr>
          <w:sz w:val="20"/>
          <w:szCs w:val="20"/>
        </w:rPr>
        <w:t xml:space="preserve"> tener en cuenta y</w:t>
      </w:r>
      <w:del w:id="58" w:author="JHON JAIRO RODRIGUEZ PEREZ" w:date="2022-03-29T17:46:00Z">
        <w:r w:rsidRPr="00C803C0" w:rsidDel="004762EA">
          <w:rPr>
            <w:sz w:val="20"/>
            <w:szCs w:val="20"/>
          </w:rPr>
          <w:delText xml:space="preserve"> </w:delText>
        </w:r>
      </w:del>
      <w:r w:rsidRPr="00C803C0">
        <w:rPr>
          <w:sz w:val="20"/>
          <w:szCs w:val="20"/>
        </w:rPr>
        <w:t>a garantizar</w:t>
      </w:r>
      <w:del w:id="59" w:author="JHON JAIRO RODRIGUEZ PEREZ" w:date="2022-03-29T17:46:00Z">
        <w:r w:rsidRPr="00C803C0" w:rsidDel="004762EA">
          <w:rPr>
            <w:sz w:val="20"/>
            <w:szCs w:val="20"/>
          </w:rPr>
          <w:delText>,</w:delText>
        </w:r>
      </w:del>
      <w:r w:rsidRPr="00C803C0">
        <w:rPr>
          <w:sz w:val="20"/>
          <w:szCs w:val="20"/>
        </w:rPr>
        <w:t xml:space="preserve"> frente a este tema, se aprecian en la figura</w:t>
      </w:r>
      <w:ins w:id="60" w:author="JHON JAIRO RODRIGUEZ PEREZ" w:date="2022-03-29T17:45:00Z">
        <w:r w:rsidR="004762EA">
          <w:rPr>
            <w:sz w:val="20"/>
            <w:szCs w:val="20"/>
          </w:rPr>
          <w:t xml:space="preserve"> 7</w:t>
        </w:r>
      </w:ins>
      <w:r w:rsidR="00A8665F">
        <w:rPr>
          <w:sz w:val="20"/>
          <w:szCs w:val="20"/>
        </w:rPr>
        <w:t>:</w:t>
      </w:r>
    </w:p>
    <w:p w14:paraId="00000105" w14:textId="77777777" w:rsidR="00BE3C69" w:rsidRPr="00C803C0" w:rsidRDefault="00BE3C69">
      <w:pPr>
        <w:spacing w:line="360" w:lineRule="auto"/>
        <w:jc w:val="both"/>
        <w:rPr>
          <w:sz w:val="20"/>
          <w:szCs w:val="20"/>
        </w:rPr>
      </w:pPr>
    </w:p>
    <w:p w14:paraId="00000106" w14:textId="77777777" w:rsidR="00BE3C69" w:rsidRPr="00C803C0" w:rsidRDefault="00485502">
      <w:pPr>
        <w:spacing w:line="360" w:lineRule="auto"/>
        <w:jc w:val="both"/>
        <w:rPr>
          <w:b/>
          <w:sz w:val="20"/>
          <w:szCs w:val="20"/>
        </w:rPr>
      </w:pPr>
      <w:r w:rsidRPr="00C803C0">
        <w:rPr>
          <w:b/>
          <w:sz w:val="20"/>
          <w:szCs w:val="20"/>
        </w:rPr>
        <w:t>Figura 7</w:t>
      </w:r>
    </w:p>
    <w:p w14:paraId="00000107" w14:textId="77777777" w:rsidR="00BE3C69" w:rsidRPr="00C803C0" w:rsidRDefault="00485502">
      <w:pPr>
        <w:spacing w:line="360" w:lineRule="auto"/>
        <w:jc w:val="both"/>
        <w:rPr>
          <w:i/>
          <w:sz w:val="20"/>
          <w:szCs w:val="20"/>
        </w:rPr>
      </w:pPr>
      <w:r w:rsidRPr="00C803C0">
        <w:rPr>
          <w:i/>
          <w:sz w:val="20"/>
          <w:szCs w:val="20"/>
        </w:rPr>
        <w:t>Aspectos a garantizar</w:t>
      </w:r>
    </w:p>
    <w:p w14:paraId="00000108"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71552" behindDoc="0" locked="0" layoutInCell="1" hidden="0" allowOverlap="1" wp14:anchorId="03C62BED" wp14:editId="648FDCF1">
                <wp:simplePos x="0" y="0"/>
                <wp:positionH relativeFrom="column">
                  <wp:posOffset>1</wp:posOffset>
                </wp:positionH>
                <wp:positionV relativeFrom="paragraph">
                  <wp:posOffset>0</wp:posOffset>
                </wp:positionV>
                <wp:extent cx="6365875" cy="1146556"/>
                <wp:effectExtent l="0" t="0" r="0" b="0"/>
                <wp:wrapNone/>
                <wp:docPr id="172" name="Rectángulo 172"/>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91FF9A1" w14:textId="77777777" w:rsidR="00BE3C69" w:rsidRDefault="00485502">
                            <w:pPr>
                              <w:spacing w:line="275" w:lineRule="auto"/>
                              <w:jc w:val="center"/>
                              <w:textDirection w:val="btLr"/>
                            </w:pPr>
                            <w:r>
                              <w:rPr>
                                <w:color w:val="FFFFFF"/>
                                <w:sz w:val="36"/>
                              </w:rPr>
                              <w:t>CF03_4_Infografía_aspectos a garantizar</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72" o:spid="_x0000_s1039" style="position:absolute;left:0;text-align:left;margin-left:0;margin-top:0;width:501.25pt;height:90.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" fillcolor="#ed7d31" strokecolor="#42719b" strokeweight="1pt">
                <v:stroke startarrowwidth="narrow" startarrowlength="short" endarrowwidth="narrow" endarrowlength="short" miterlimit="5243f"/>
                <v:textbox inset="2.53958mm,1.2694mm,2.53958mm,1.2694mm">
                  <w:txbxContent>
                    <w:p w14:paraId="591FF9A1" w14:textId="77777777" w:rsidR="00BE3C69" w:rsidRDefault="00485502">
                      <w:pPr>
                        <w:spacing w:line="275" w:lineRule="auto"/>
                        <w:jc w:val="center"/>
                        <w:textDirection w:val="btLr"/>
                      </w:pPr>
                      <w:r>
                        <w:rPr>
                          <w:color w:val="FFFFFF"/>
                          <w:sz w:val="36"/>
                        </w:rPr>
                        <w:t>CF03_4_Infografía_aspectos a garantizar</w:t>
                      </w:r>
                    </w:p>
                  </w:txbxContent>
                </v:textbox>
              </v:rect>
            </w:pict>
          </mc:Fallback>
        </mc:AlternateContent>
      </w:r>
    </w:p>
    <w:p w14:paraId="00000109" w14:textId="146C5407" w:rsidR="00BE3C69" w:rsidRPr="00C803C0" w:rsidRDefault="00CC3A30">
      <w:pPr>
        <w:spacing w:line="360" w:lineRule="auto"/>
        <w:jc w:val="both"/>
        <w:rPr>
          <w:sz w:val="20"/>
          <w:szCs w:val="20"/>
        </w:rPr>
      </w:pPr>
      <w:sdt>
        <w:sdtPr>
          <w:tag w:val="goog_rdk_25"/>
          <w:id w:val="1970316938"/>
          <w:showingPlcHdr/>
        </w:sdtPr>
        <w:sdtEndPr/>
        <w:sdtContent>
          <w:r w:rsidR="004762EA">
            <w:t xml:space="preserve">     </w:t>
          </w:r>
          <w:commentRangeStart w:id="61"/>
        </w:sdtContent>
      </w:sdt>
    </w:p>
    <w:commentRangeEnd w:id="61"/>
    <w:p w14:paraId="0000010A" w14:textId="77777777" w:rsidR="00BE3C69" w:rsidRPr="00C803C0" w:rsidRDefault="00485502">
      <w:pPr>
        <w:pBdr>
          <w:top w:val="nil"/>
          <w:left w:val="nil"/>
          <w:bottom w:val="nil"/>
          <w:right w:val="nil"/>
          <w:between w:val="nil"/>
        </w:pBdr>
        <w:rPr>
          <w:b/>
          <w:sz w:val="20"/>
          <w:szCs w:val="20"/>
        </w:rPr>
      </w:pPr>
      <w:r w:rsidRPr="00C803C0">
        <w:commentReference w:id="61"/>
      </w:r>
    </w:p>
    <w:p w14:paraId="0000010B" w14:textId="77777777" w:rsidR="00BE3C69" w:rsidRPr="00C803C0" w:rsidRDefault="00BE3C69">
      <w:pPr>
        <w:spacing w:line="360" w:lineRule="auto"/>
        <w:jc w:val="both"/>
        <w:rPr>
          <w:sz w:val="20"/>
          <w:szCs w:val="20"/>
        </w:rPr>
      </w:pPr>
    </w:p>
    <w:p w14:paraId="0000010C" w14:textId="77777777" w:rsidR="00BE3C69" w:rsidRPr="00C803C0" w:rsidRDefault="00BE3C69">
      <w:pPr>
        <w:spacing w:line="360" w:lineRule="auto"/>
        <w:jc w:val="both"/>
        <w:rPr>
          <w:sz w:val="20"/>
          <w:szCs w:val="20"/>
        </w:rPr>
      </w:pPr>
    </w:p>
    <w:p w14:paraId="0000010D" w14:textId="77777777" w:rsidR="00BE3C69" w:rsidRPr="00C803C0" w:rsidRDefault="00BE3C69">
      <w:pPr>
        <w:spacing w:line="360" w:lineRule="auto"/>
        <w:jc w:val="both"/>
        <w:rPr>
          <w:sz w:val="20"/>
          <w:szCs w:val="20"/>
        </w:rPr>
      </w:pPr>
    </w:p>
    <w:p w14:paraId="0000010E" w14:textId="1997A76C" w:rsidR="00BE3C69" w:rsidRDefault="00BE3C69">
      <w:pPr>
        <w:spacing w:line="360" w:lineRule="auto"/>
        <w:jc w:val="both"/>
        <w:rPr>
          <w:sz w:val="20"/>
          <w:szCs w:val="20"/>
        </w:rPr>
      </w:pPr>
    </w:p>
    <w:p w14:paraId="69FE9BCB" w14:textId="67ABB879" w:rsidR="00D83E07" w:rsidRDefault="00D83E07">
      <w:pPr>
        <w:spacing w:line="360" w:lineRule="auto"/>
        <w:jc w:val="both"/>
        <w:rPr>
          <w:sz w:val="20"/>
          <w:szCs w:val="20"/>
        </w:rPr>
      </w:pPr>
    </w:p>
    <w:p w14:paraId="41D0F238" w14:textId="07E91647" w:rsidR="00D83E07" w:rsidRDefault="00D83E07">
      <w:pPr>
        <w:spacing w:line="360" w:lineRule="auto"/>
        <w:jc w:val="both"/>
        <w:rPr>
          <w:sz w:val="20"/>
          <w:szCs w:val="20"/>
        </w:rPr>
      </w:pPr>
    </w:p>
    <w:p w14:paraId="140863A8" w14:textId="77777777" w:rsidR="00D83E07" w:rsidRPr="00C803C0" w:rsidRDefault="00D83E07">
      <w:pPr>
        <w:spacing w:line="360" w:lineRule="auto"/>
        <w:jc w:val="both"/>
        <w:rPr>
          <w:sz w:val="20"/>
          <w:szCs w:val="20"/>
        </w:rPr>
      </w:pPr>
    </w:p>
    <w:p w14:paraId="0000010F" w14:textId="77777777" w:rsidR="00BE3C69" w:rsidRPr="00C803C0" w:rsidRDefault="00485502">
      <w:pPr>
        <w:pBdr>
          <w:top w:val="nil"/>
          <w:left w:val="nil"/>
          <w:bottom w:val="nil"/>
          <w:right w:val="nil"/>
          <w:between w:val="nil"/>
        </w:pBdr>
        <w:rPr>
          <w:sz w:val="20"/>
          <w:szCs w:val="20"/>
        </w:rPr>
      </w:pPr>
      <w:r w:rsidRPr="00C803C0">
        <w:rPr>
          <w:sz w:val="20"/>
          <w:szCs w:val="20"/>
        </w:rPr>
        <w:t>Finalmente, se describen las últimas cláusulas.</w:t>
      </w:r>
    </w:p>
    <w:p w14:paraId="00000110" w14:textId="77777777" w:rsidR="00BE3C69" w:rsidRPr="00C803C0" w:rsidRDefault="00BE3C69">
      <w:pPr>
        <w:pBdr>
          <w:top w:val="nil"/>
          <w:left w:val="nil"/>
          <w:bottom w:val="nil"/>
          <w:right w:val="nil"/>
          <w:between w:val="nil"/>
        </w:pBdr>
        <w:rPr>
          <w:sz w:val="20"/>
          <w:szCs w:val="20"/>
        </w:rPr>
      </w:pPr>
    </w:p>
    <w:p w14:paraId="00000111" w14:textId="77777777" w:rsidR="00BE3C69" w:rsidRPr="00C803C0" w:rsidRDefault="00BE3C69">
      <w:pPr>
        <w:pBdr>
          <w:top w:val="nil"/>
          <w:left w:val="nil"/>
          <w:bottom w:val="nil"/>
          <w:right w:val="nil"/>
          <w:between w:val="nil"/>
        </w:pBdr>
        <w:rPr>
          <w:sz w:val="20"/>
          <w:szCs w:val="20"/>
        </w:rPr>
      </w:pPr>
    </w:p>
    <w:p w14:paraId="00000112" w14:textId="77777777" w:rsidR="00BE3C69" w:rsidRPr="00C803C0" w:rsidRDefault="00485502">
      <w:pPr>
        <w:pBdr>
          <w:top w:val="nil"/>
          <w:left w:val="nil"/>
          <w:bottom w:val="nil"/>
          <w:right w:val="nil"/>
          <w:between w:val="nil"/>
        </w:pBdr>
        <w:rPr>
          <w:sz w:val="20"/>
          <w:szCs w:val="20"/>
        </w:rPr>
      </w:pPr>
      <w:r w:rsidRPr="00C803C0">
        <w:rPr>
          <w:noProof/>
          <w:lang w:val="es-MX" w:eastAsia="es-MX"/>
        </w:rPr>
        <mc:AlternateContent>
          <mc:Choice Requires="wps">
            <w:drawing>
              <wp:inline distT="0" distB="0" distL="0" distR="0" wp14:anchorId="5E5B1DDE" wp14:editId="650C07E4">
                <wp:extent cx="6365875" cy="1146175"/>
                <wp:effectExtent l="0" t="0" r="15875" b="15875"/>
                <wp:docPr id="178" name="Rectángulo 178"/>
                <wp:cNvGraphicFramePr/>
                <a:graphic xmlns:a="http://schemas.openxmlformats.org/drawingml/2006/main">
                  <a:graphicData uri="http://schemas.microsoft.com/office/word/2010/wordprocessingShape">
                    <wps:wsp>
                      <wps:cNvSpPr/>
                      <wps:spPr>
                        <a:xfrm>
                          <a:off x="2169413" y="3213263"/>
                          <a:ext cx="6353175" cy="113347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AD36F52" w14:textId="77777777" w:rsidR="00BE3C69" w:rsidRDefault="00485502">
                            <w:pPr>
                              <w:spacing w:line="275" w:lineRule="auto"/>
                              <w:jc w:val="center"/>
                              <w:textDirection w:val="btLr"/>
                            </w:pPr>
                            <w:r>
                              <w:rPr>
                                <w:color w:val="FFFFFF"/>
                                <w:sz w:val="36"/>
                              </w:rPr>
                              <w:t>CF03_4_pestañas_clausulas 8-10</w:t>
                            </w:r>
                          </w:p>
                          <w:p w14:paraId="6C624CAA" w14:textId="77777777" w:rsidR="00BE3C69" w:rsidRDefault="00BE3C69">
                            <w:pPr>
                              <w:spacing w:line="275" w:lineRule="auto"/>
                              <w:textDirection w:val="btLr"/>
                            </w:pPr>
                          </w:p>
                        </w:txbxContent>
                      </wps:txbx>
                      <wps:bodyPr spcFirstLastPara="1" wrap="square" lIns="91425" tIns="45700" rIns="91425" bIns="45700" anchor="ctr" anchorCtr="0">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5B1DDE" id="Rectángulo 178" o:spid="_x0000_s1040" style="width:501.25pt;height:9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" fillcolor="#ed7d31" strokecolor="#42719b" strokeweight="1pt">
                <v:stroke startarrowwidth="narrow" startarrowlength="short" endarrowwidth="narrow" endarrowlength="short" miterlimit="5243f"/>
                <v:textbox inset="2.53958mm,1.2694mm,2.53958mm,1.2694mm">
                  <w:txbxContent>
                    <w:p w14:paraId="0AD36F52" w14:textId="77777777" w:rsidR="00BE3C69" w:rsidRDefault="00485502">
                      <w:pPr>
                        <w:spacing w:line="275" w:lineRule="auto"/>
                        <w:jc w:val="center"/>
                        <w:textDirection w:val="btLr"/>
                      </w:pPr>
                      <w:r>
                        <w:rPr>
                          <w:color w:val="FFFFFF"/>
                          <w:sz w:val="36"/>
                        </w:rPr>
                        <w:t>CF03_4_pestañas_clausulas 8-10</w:t>
                      </w:r>
                    </w:p>
                    <w:p w14:paraId="6C624CAA" w14:textId="77777777" w:rsidR="00BE3C69" w:rsidRDefault="00BE3C69">
                      <w:pPr>
                        <w:spacing w:line="275" w:lineRule="auto"/>
                        <w:textDirection w:val="btLr"/>
                      </w:pPr>
                    </w:p>
                  </w:txbxContent>
                </v:textbox>
                <w10:anchorlock/>
              </v:rect>
            </w:pict>
          </mc:Fallback>
        </mc:AlternateContent>
      </w:r>
    </w:p>
    <w:p w14:paraId="00000113" w14:textId="77777777" w:rsidR="00BE3C69" w:rsidRPr="00C803C0" w:rsidRDefault="00BE3C69">
      <w:pPr>
        <w:pBdr>
          <w:top w:val="nil"/>
          <w:left w:val="nil"/>
          <w:bottom w:val="nil"/>
          <w:right w:val="nil"/>
          <w:between w:val="nil"/>
        </w:pBdr>
        <w:rPr>
          <w:sz w:val="20"/>
          <w:szCs w:val="20"/>
        </w:rPr>
      </w:pPr>
    </w:p>
    <w:p w14:paraId="0000011A" w14:textId="77777777" w:rsidR="00BE3C69" w:rsidRPr="00C803C0" w:rsidRDefault="00BE3C69" w:rsidP="006035EC">
      <w:pPr>
        <w:jc w:val="both"/>
        <w:rPr>
          <w:color w:val="7F7F7F"/>
          <w:sz w:val="18"/>
          <w:szCs w:val="18"/>
        </w:rPr>
      </w:pPr>
    </w:p>
    <w:tbl>
      <w:tblPr>
        <w:tblStyle w:val="a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987"/>
      </w:tblGrid>
      <w:tr w:rsidR="00BE3C69" w:rsidRPr="00C803C0" w14:paraId="06E84262" w14:textId="77777777">
        <w:tc>
          <w:tcPr>
            <w:tcW w:w="1975" w:type="dxa"/>
            <w:shd w:val="clear" w:color="auto" w:fill="548DD4"/>
          </w:tcPr>
          <w:p w14:paraId="0000011B" w14:textId="77777777" w:rsidR="00BE3C69" w:rsidRPr="00C803C0" w:rsidRDefault="00BE3C69">
            <w:pPr>
              <w:jc w:val="both"/>
              <w:rPr>
                <w:color w:val="FFFFFF"/>
              </w:rPr>
            </w:pPr>
          </w:p>
          <w:p w14:paraId="0000011C" w14:textId="77777777" w:rsidR="00BE3C69" w:rsidRPr="00C803C0" w:rsidRDefault="00485502">
            <w:pPr>
              <w:jc w:val="both"/>
              <w:rPr>
                <w:color w:val="000000"/>
              </w:rPr>
            </w:pPr>
            <w:r w:rsidRPr="00C803C0">
              <w:rPr>
                <w:color w:val="FFFFFF"/>
              </w:rPr>
              <w:t>Para recordar</w:t>
            </w:r>
          </w:p>
        </w:tc>
        <w:tc>
          <w:tcPr>
            <w:tcW w:w="7987" w:type="dxa"/>
            <w:shd w:val="clear" w:color="auto" w:fill="DBE5F1"/>
          </w:tcPr>
          <w:p w14:paraId="0000011D" w14:textId="77777777" w:rsidR="00BE3C69" w:rsidRPr="00C803C0" w:rsidRDefault="00485502">
            <w:pPr>
              <w:jc w:val="both"/>
              <w:rPr>
                <w:b w:val="0"/>
                <w:sz w:val="20"/>
                <w:szCs w:val="20"/>
              </w:rPr>
            </w:pPr>
            <w:r w:rsidRPr="00C803C0">
              <w:rPr>
                <w:b w:val="0"/>
                <w:sz w:val="20"/>
                <w:szCs w:val="20"/>
              </w:rPr>
              <w:t xml:space="preserve">La </w:t>
            </w:r>
            <w:bookmarkStart w:id="62" w:name="_GoBack"/>
            <w:r w:rsidRPr="00C803C0">
              <w:rPr>
                <w:b w:val="0"/>
                <w:sz w:val="20"/>
                <w:szCs w:val="20"/>
              </w:rPr>
              <w:t>norma ISO 27001</w:t>
            </w:r>
            <w:bookmarkEnd w:id="62"/>
            <w:r w:rsidRPr="00C803C0">
              <w:rPr>
                <w:b w:val="0"/>
                <w:sz w:val="20"/>
                <w:szCs w:val="20"/>
              </w:rPr>
              <w:t xml:space="preserve">, junto con sus cláusulas, permite establecer los lineamientos para realizar una correcta administración de los sistemas y del personal encargado de </w:t>
            </w:r>
            <w:sdt>
              <w:sdtPr>
                <w:tag w:val="goog_rdk_27"/>
                <w:id w:val="-1483843092"/>
              </w:sdtPr>
              <w:sdtEndPr/>
              <w:sdtContent>
                <w:commentRangeStart w:id="63"/>
              </w:sdtContent>
            </w:sdt>
            <w:r w:rsidRPr="00C803C0">
              <w:rPr>
                <w:b w:val="0"/>
                <w:sz w:val="20"/>
                <w:szCs w:val="20"/>
              </w:rPr>
              <w:t>manipularlos</w:t>
            </w:r>
            <w:commentRangeEnd w:id="63"/>
            <w:r w:rsidRPr="00C803C0">
              <w:commentReference w:id="63"/>
            </w:r>
            <w:r w:rsidRPr="00C803C0">
              <w:rPr>
                <w:b w:val="0"/>
                <w:sz w:val="20"/>
                <w:szCs w:val="20"/>
              </w:rPr>
              <w:t>.</w:t>
            </w:r>
          </w:p>
        </w:tc>
      </w:tr>
    </w:tbl>
    <w:p w14:paraId="0000011E" w14:textId="77777777" w:rsidR="00BE3C69" w:rsidRPr="00C803C0" w:rsidRDefault="00BE3C69">
      <w:pPr>
        <w:ind w:left="426"/>
        <w:jc w:val="both"/>
        <w:rPr>
          <w:color w:val="7F7F7F"/>
          <w:sz w:val="18"/>
          <w:szCs w:val="18"/>
        </w:rPr>
      </w:pPr>
    </w:p>
    <w:p w14:paraId="0000011F" w14:textId="77777777" w:rsidR="00BE3C69" w:rsidRPr="00C803C0" w:rsidRDefault="00BE3C69">
      <w:pPr>
        <w:ind w:left="426"/>
        <w:jc w:val="both"/>
        <w:rPr>
          <w:color w:val="7F7F7F"/>
          <w:sz w:val="18"/>
          <w:szCs w:val="18"/>
        </w:rPr>
      </w:pPr>
    </w:p>
    <w:p w14:paraId="00000120" w14:textId="77777777" w:rsidR="00BE3C69" w:rsidRPr="00C803C0" w:rsidRDefault="00BE3C69">
      <w:pPr>
        <w:ind w:left="426"/>
        <w:jc w:val="both"/>
        <w:rPr>
          <w:color w:val="7F7F7F"/>
          <w:sz w:val="18"/>
          <w:szCs w:val="18"/>
        </w:rPr>
      </w:pPr>
    </w:p>
    <w:p w14:paraId="00000121" w14:textId="2CA7DCA4" w:rsidR="00BE3C69" w:rsidRPr="00C803C0" w:rsidRDefault="00485502">
      <w:pPr>
        <w:pBdr>
          <w:top w:val="nil"/>
          <w:left w:val="nil"/>
          <w:bottom w:val="nil"/>
          <w:right w:val="nil"/>
          <w:between w:val="nil"/>
        </w:pBdr>
        <w:rPr>
          <w:b/>
          <w:sz w:val="20"/>
          <w:szCs w:val="20"/>
        </w:rPr>
      </w:pPr>
      <w:r w:rsidRPr="00C803C0">
        <w:rPr>
          <w:b/>
          <w:sz w:val="20"/>
          <w:szCs w:val="20"/>
        </w:rPr>
        <w:t>5. Análisis de riesgo y recuperación de desastres</w:t>
      </w:r>
    </w:p>
    <w:p w14:paraId="00000122" w14:textId="77777777" w:rsidR="00BE3C69" w:rsidRPr="00C803C0" w:rsidRDefault="00BE3C69">
      <w:pPr>
        <w:ind w:left="426"/>
        <w:jc w:val="both"/>
        <w:rPr>
          <w:color w:val="7F7F7F"/>
          <w:sz w:val="18"/>
          <w:szCs w:val="18"/>
        </w:rPr>
      </w:pPr>
    </w:p>
    <w:p w14:paraId="00000123" w14:textId="77777777" w:rsidR="00BE3C69" w:rsidRPr="00C803C0" w:rsidRDefault="00BE3C69">
      <w:pPr>
        <w:spacing w:line="360" w:lineRule="auto"/>
        <w:ind w:left="426"/>
        <w:jc w:val="both"/>
        <w:rPr>
          <w:color w:val="7F7F7F"/>
          <w:sz w:val="18"/>
          <w:szCs w:val="18"/>
        </w:rPr>
      </w:pPr>
    </w:p>
    <w:p w14:paraId="00000124" w14:textId="77777777" w:rsidR="00BE3C69" w:rsidRPr="00C803C0" w:rsidRDefault="00485502">
      <w:pPr>
        <w:spacing w:line="360" w:lineRule="auto"/>
        <w:jc w:val="both"/>
        <w:rPr>
          <w:sz w:val="20"/>
          <w:szCs w:val="20"/>
        </w:rPr>
      </w:pPr>
      <w:r w:rsidRPr="00C803C0">
        <w:rPr>
          <w:sz w:val="20"/>
          <w:szCs w:val="20"/>
        </w:rPr>
        <w:t>Se denomina desastre a cualquier evento que sucede de manera repentina y que ocasiona que los procesos que realiza una organización se detengan por completo; esto implica toda actividad, sea de índole económica o social. En el caso específico de la seguridad de la información son sucesos que afectan el correcto funcionamiento hasta llegar a la interrupción de la disponibilidad de los servicios informáticos.</w:t>
      </w:r>
    </w:p>
    <w:p w14:paraId="00000125" w14:textId="77777777" w:rsidR="00BE3C69" w:rsidRPr="00C803C0" w:rsidRDefault="00BE3C69">
      <w:pPr>
        <w:spacing w:line="360" w:lineRule="auto"/>
        <w:jc w:val="both"/>
        <w:rPr>
          <w:sz w:val="20"/>
          <w:szCs w:val="20"/>
        </w:rPr>
      </w:pPr>
    </w:p>
    <w:p w14:paraId="00000126" w14:textId="77777777" w:rsidR="00BE3C69" w:rsidRPr="00C803C0" w:rsidRDefault="00485502">
      <w:pPr>
        <w:spacing w:line="360" w:lineRule="auto"/>
        <w:jc w:val="both"/>
        <w:rPr>
          <w:sz w:val="20"/>
          <w:szCs w:val="20"/>
        </w:rPr>
      </w:pPr>
      <w:r w:rsidRPr="00C803C0">
        <w:rPr>
          <w:sz w:val="20"/>
          <w:szCs w:val="20"/>
        </w:rPr>
        <w:t xml:space="preserve">El plan de recuperación de desastres, también denominado DRP, por sus siglas en inglés, es un mecanismo para establecer la prioridad de los eventos causados y la responsabilidad que esto implica en la organización. </w:t>
      </w:r>
    </w:p>
    <w:p w14:paraId="00000127" w14:textId="77777777" w:rsidR="00BE3C69" w:rsidRPr="00C803C0" w:rsidRDefault="00BE3C69">
      <w:pPr>
        <w:spacing w:line="360" w:lineRule="auto"/>
        <w:jc w:val="both"/>
        <w:rPr>
          <w:sz w:val="20"/>
          <w:szCs w:val="20"/>
        </w:rPr>
      </w:pPr>
    </w:p>
    <w:tbl>
      <w:tblPr>
        <w:tblStyle w:val="a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6817"/>
      </w:tblGrid>
      <w:tr w:rsidR="00BE3C69" w:rsidRPr="00C803C0" w14:paraId="24EB57C9" w14:textId="77777777">
        <w:tc>
          <w:tcPr>
            <w:tcW w:w="3145" w:type="dxa"/>
            <w:shd w:val="clear" w:color="auto" w:fill="auto"/>
          </w:tcPr>
          <w:p w14:paraId="00000128" w14:textId="77777777" w:rsidR="00BE3C69" w:rsidRPr="00C803C0" w:rsidRDefault="00CC3A30">
            <w:pPr>
              <w:spacing w:line="360" w:lineRule="auto"/>
              <w:jc w:val="both"/>
              <w:rPr>
                <w:sz w:val="20"/>
                <w:szCs w:val="20"/>
              </w:rPr>
            </w:pPr>
            <w:sdt>
              <w:sdtPr>
                <w:tag w:val="goog_rdk_28"/>
                <w:id w:val="781078144"/>
              </w:sdtPr>
              <w:sdtEndPr/>
              <w:sdtContent>
                <w:commentRangeStart w:id="64"/>
              </w:sdtContent>
            </w:sdt>
            <w:r w:rsidR="00485502" w:rsidRPr="00C803C0">
              <w:rPr>
                <w:noProof/>
                <w:sz w:val="20"/>
                <w:szCs w:val="20"/>
                <w:lang w:val="es-MX" w:eastAsia="es-MX"/>
              </w:rPr>
              <w:drawing>
                <wp:inline distT="114300" distB="114300" distL="114300" distR="114300" wp14:anchorId="7E1BEC14" wp14:editId="103CB600">
                  <wp:extent cx="1470461" cy="1470461"/>
                  <wp:effectExtent l="0" t="0" r="0" b="0"/>
                  <wp:docPr id="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1470461" cy="1470461"/>
                          </a:xfrm>
                          <a:prstGeom prst="rect">
                            <a:avLst/>
                          </a:prstGeom>
                          <a:ln/>
                        </pic:spPr>
                      </pic:pic>
                    </a:graphicData>
                  </a:graphic>
                </wp:inline>
              </w:drawing>
            </w:r>
            <w:commentRangeEnd w:id="64"/>
            <w:r w:rsidR="00485502" w:rsidRPr="00C803C0">
              <w:commentReference w:id="64"/>
            </w:r>
          </w:p>
        </w:tc>
        <w:tc>
          <w:tcPr>
            <w:tcW w:w="6817" w:type="dxa"/>
            <w:shd w:val="clear" w:color="auto" w:fill="auto"/>
          </w:tcPr>
          <w:p w14:paraId="00000129" w14:textId="77777777" w:rsidR="00BE3C69" w:rsidRPr="00C803C0" w:rsidRDefault="00BE3C69">
            <w:pPr>
              <w:spacing w:line="360" w:lineRule="auto"/>
              <w:jc w:val="both"/>
              <w:rPr>
                <w:sz w:val="20"/>
                <w:szCs w:val="20"/>
              </w:rPr>
            </w:pPr>
          </w:p>
          <w:p w14:paraId="0000012A" w14:textId="77777777" w:rsidR="00BE3C69" w:rsidRPr="00C803C0" w:rsidRDefault="00485502">
            <w:pPr>
              <w:spacing w:line="360" w:lineRule="auto"/>
              <w:jc w:val="both"/>
              <w:rPr>
                <w:b w:val="0"/>
                <w:sz w:val="20"/>
                <w:szCs w:val="20"/>
              </w:rPr>
            </w:pPr>
            <w:r w:rsidRPr="00C803C0">
              <w:rPr>
                <w:b w:val="0"/>
                <w:sz w:val="20"/>
                <w:szCs w:val="20"/>
              </w:rPr>
              <w:t xml:space="preserve">Los planes de recuperación de desastres establecen procedimientos y métricas para analizar los posibles desastres y cómo se puede recuperar el sistema después de ocurridos estos eventos, dentro de los cuales pueden existir causas que no son predecibles en momentos determinados como son los desastres </w:t>
            </w:r>
            <w:sdt>
              <w:sdtPr>
                <w:tag w:val="goog_rdk_29"/>
                <w:id w:val="686640323"/>
              </w:sdtPr>
              <w:sdtEndPr/>
              <w:sdtContent>
                <w:commentRangeStart w:id="65"/>
              </w:sdtContent>
            </w:sdt>
            <w:r w:rsidRPr="00C803C0">
              <w:rPr>
                <w:b w:val="0"/>
                <w:sz w:val="20"/>
                <w:szCs w:val="20"/>
              </w:rPr>
              <w:t>naturales</w:t>
            </w:r>
            <w:commentRangeEnd w:id="65"/>
            <w:r w:rsidRPr="00C803C0">
              <w:commentReference w:id="65"/>
            </w:r>
            <w:r w:rsidRPr="00C803C0">
              <w:rPr>
                <w:b w:val="0"/>
                <w:sz w:val="20"/>
                <w:szCs w:val="20"/>
              </w:rPr>
              <w:t>.</w:t>
            </w:r>
          </w:p>
        </w:tc>
      </w:tr>
    </w:tbl>
    <w:p w14:paraId="0000012B" w14:textId="77777777" w:rsidR="00BE3C69" w:rsidRPr="00C803C0" w:rsidRDefault="00BE3C69">
      <w:pPr>
        <w:ind w:left="426"/>
        <w:jc w:val="both"/>
        <w:rPr>
          <w:color w:val="7F7F7F"/>
          <w:sz w:val="18"/>
          <w:szCs w:val="18"/>
        </w:rPr>
      </w:pPr>
    </w:p>
    <w:p w14:paraId="0000012C" w14:textId="77777777" w:rsidR="00BE3C69" w:rsidRPr="00C803C0" w:rsidRDefault="00BE3C69">
      <w:pPr>
        <w:ind w:left="426"/>
        <w:jc w:val="both"/>
        <w:rPr>
          <w:color w:val="7F7F7F"/>
          <w:sz w:val="18"/>
          <w:szCs w:val="18"/>
        </w:rPr>
      </w:pPr>
    </w:p>
    <w:p w14:paraId="0000012D" w14:textId="2A70CB3D" w:rsidR="00BE3C69" w:rsidRPr="00C803C0" w:rsidRDefault="00485502">
      <w:pPr>
        <w:spacing w:line="360" w:lineRule="auto"/>
        <w:jc w:val="both"/>
        <w:rPr>
          <w:sz w:val="20"/>
          <w:szCs w:val="20"/>
        </w:rPr>
      </w:pPr>
      <w:r w:rsidRPr="00C803C0">
        <w:rPr>
          <w:sz w:val="20"/>
          <w:szCs w:val="20"/>
        </w:rPr>
        <w:t xml:space="preserve">Como en toda organización deben existir responsables de los procesos que se llevan a cabo. El caso de la recuperación de desastres no es la excepción a la regla, de hecho en este proceso no solo se debe establecer </w:t>
      </w:r>
      <w:r w:rsidRPr="00C803C0">
        <w:rPr>
          <w:b/>
          <w:sz w:val="20"/>
          <w:szCs w:val="20"/>
        </w:rPr>
        <w:t>el grupo de responsables</w:t>
      </w:r>
      <w:r w:rsidRPr="00C803C0">
        <w:rPr>
          <w:sz w:val="20"/>
          <w:szCs w:val="20"/>
        </w:rPr>
        <w:t xml:space="preserve">, quienes deben velar porque los planes de recuperación funcionen, sino que deben establecer un </w:t>
      </w:r>
      <w:r w:rsidRPr="00C803C0">
        <w:rPr>
          <w:b/>
          <w:sz w:val="20"/>
          <w:szCs w:val="20"/>
        </w:rPr>
        <w:t>comité específico para su vigilancia y supervisión</w:t>
      </w:r>
      <w:r w:rsidRPr="00C803C0">
        <w:rPr>
          <w:sz w:val="20"/>
          <w:szCs w:val="20"/>
        </w:rPr>
        <w:t xml:space="preserve">. Este comité está en la facultad de determinar </w:t>
      </w:r>
      <w:r w:rsidRPr="00C803C0">
        <w:rPr>
          <w:sz w:val="20"/>
          <w:szCs w:val="20"/>
        </w:rPr>
        <w:lastRenderedPageBreak/>
        <w:t>la validez del plan de recuperación de desastres con base en la evaluación de incidentes presentados o que pueden llegar a presentarse. Adicional a ello, se establece la aprobación para la adquisición de recursos que pueden ser tecnológicos o humanos para velar por el cumplimiento y ejecución del plan de recuperación de desastres.</w:t>
      </w:r>
    </w:p>
    <w:p w14:paraId="0000012E" w14:textId="77777777" w:rsidR="00BE3C69" w:rsidRPr="00C803C0" w:rsidRDefault="00BE3C69">
      <w:pPr>
        <w:spacing w:line="360" w:lineRule="auto"/>
        <w:jc w:val="both"/>
        <w:rPr>
          <w:sz w:val="20"/>
          <w:szCs w:val="20"/>
        </w:rPr>
      </w:pPr>
    </w:p>
    <w:p w14:paraId="0000012F" w14:textId="3F79145A" w:rsidR="00BE3C69" w:rsidRPr="00C803C0" w:rsidRDefault="00485502">
      <w:pPr>
        <w:spacing w:line="360" w:lineRule="auto"/>
        <w:jc w:val="both"/>
        <w:rPr>
          <w:sz w:val="20"/>
          <w:szCs w:val="20"/>
        </w:rPr>
      </w:pPr>
      <w:r w:rsidRPr="00C803C0">
        <w:rPr>
          <w:sz w:val="20"/>
          <w:szCs w:val="20"/>
        </w:rPr>
        <w:t xml:space="preserve">Cada grupo tiene a su cargo la implementación del plan de recuperación de desastres de acuerdo </w:t>
      </w:r>
      <w:ins w:id="66" w:author="JHON JAIRO RODRIGUEZ PEREZ" w:date="2022-03-29T17:49:00Z">
        <w:r w:rsidR="004762EA">
          <w:rPr>
            <w:sz w:val="20"/>
            <w:szCs w:val="20"/>
          </w:rPr>
          <w:t>con</w:t>
        </w:r>
      </w:ins>
      <w:del w:id="67" w:author="JHON JAIRO RODRIGUEZ PEREZ" w:date="2022-03-29T17:49:00Z">
        <w:r w:rsidRPr="00C803C0" w:rsidDel="004762EA">
          <w:rPr>
            <w:sz w:val="20"/>
            <w:szCs w:val="20"/>
          </w:rPr>
          <w:delText>a</w:delText>
        </w:r>
      </w:del>
      <w:r w:rsidRPr="00C803C0">
        <w:rPr>
          <w:sz w:val="20"/>
          <w:szCs w:val="20"/>
        </w:rPr>
        <w:t xml:space="preserve"> las responsabilidades establecidas y equivalentes a los tiempos de respuesta establecidos para el cumplimiento de los planes, tal como se expone en la siguiente figura</w:t>
      </w:r>
      <w:ins w:id="68" w:author="JHON JAIRO RODRIGUEZ PEREZ" w:date="2022-03-29T17:49:00Z">
        <w:r w:rsidR="004762EA">
          <w:rPr>
            <w:sz w:val="20"/>
            <w:szCs w:val="20"/>
          </w:rPr>
          <w:t xml:space="preserve"> 8</w:t>
        </w:r>
      </w:ins>
      <w:r w:rsidR="002F5635">
        <w:rPr>
          <w:sz w:val="20"/>
          <w:szCs w:val="20"/>
        </w:rPr>
        <w:t>:</w:t>
      </w:r>
    </w:p>
    <w:p w14:paraId="00000130" w14:textId="77777777" w:rsidR="00BE3C69" w:rsidRPr="00C803C0" w:rsidRDefault="00BE3C69">
      <w:pPr>
        <w:spacing w:line="360" w:lineRule="auto"/>
        <w:jc w:val="both"/>
        <w:rPr>
          <w:sz w:val="20"/>
          <w:szCs w:val="20"/>
        </w:rPr>
      </w:pPr>
    </w:p>
    <w:p w14:paraId="00000131" w14:textId="77777777" w:rsidR="00BE3C69" w:rsidRPr="00C803C0" w:rsidRDefault="00485502">
      <w:pPr>
        <w:spacing w:line="360" w:lineRule="auto"/>
        <w:jc w:val="both"/>
        <w:rPr>
          <w:b/>
          <w:sz w:val="20"/>
          <w:szCs w:val="20"/>
        </w:rPr>
      </w:pPr>
      <w:r w:rsidRPr="00C803C0">
        <w:rPr>
          <w:b/>
          <w:sz w:val="20"/>
          <w:szCs w:val="20"/>
        </w:rPr>
        <w:t>Figura 8</w:t>
      </w:r>
    </w:p>
    <w:p w14:paraId="00000132" w14:textId="77777777" w:rsidR="00BE3C69" w:rsidRPr="00C803C0" w:rsidRDefault="00485502">
      <w:pPr>
        <w:spacing w:line="360" w:lineRule="auto"/>
        <w:jc w:val="both"/>
        <w:rPr>
          <w:i/>
          <w:sz w:val="20"/>
          <w:szCs w:val="20"/>
        </w:rPr>
      </w:pPr>
      <w:r w:rsidRPr="00C803C0">
        <w:rPr>
          <w:i/>
          <w:sz w:val="20"/>
          <w:szCs w:val="20"/>
        </w:rPr>
        <w:t>Responsabilidades de los responsables</w:t>
      </w:r>
    </w:p>
    <w:p w14:paraId="00000133"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73600" behindDoc="0" locked="0" layoutInCell="1" hidden="0" allowOverlap="1" wp14:anchorId="041EE5DC" wp14:editId="3064E3D1">
                <wp:simplePos x="0" y="0"/>
                <wp:positionH relativeFrom="column">
                  <wp:posOffset>1</wp:posOffset>
                </wp:positionH>
                <wp:positionV relativeFrom="paragraph">
                  <wp:posOffset>0</wp:posOffset>
                </wp:positionV>
                <wp:extent cx="6365875" cy="1146556"/>
                <wp:effectExtent l="0" t="0" r="0" b="0"/>
                <wp:wrapNone/>
                <wp:docPr id="164" name="Rectángulo 164"/>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4E050B2" w14:textId="77777777" w:rsidR="00BE3C69" w:rsidRDefault="00485502">
                            <w:pPr>
                              <w:spacing w:line="275" w:lineRule="auto"/>
                              <w:jc w:val="center"/>
                              <w:textDirection w:val="btLr"/>
                            </w:pPr>
                            <w:r>
                              <w:rPr>
                                <w:color w:val="FFFFFF"/>
                                <w:sz w:val="36"/>
                              </w:rPr>
                              <w:t>CF03_5_gráfico_responsables</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4" o:spid="_x0000_s1041" style="position:absolute;left:0;text-align:left;margin-left:0;margin-top:0;width:501.25pt;height:90.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LvzSQIAAIE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" fillcolor="#ed7d31" strokecolor="#42719b" strokeweight="1pt">
                <v:stroke startarrowwidth="narrow" startarrowlength="short" endarrowwidth="narrow" endarrowlength="short" miterlimit="5243f"/>
                <v:textbox inset="2.53958mm,1.2694mm,2.53958mm,1.2694mm">
                  <w:txbxContent>
                    <w:p w14:paraId="74E050B2" w14:textId="77777777" w:rsidR="00BE3C69" w:rsidRDefault="00485502">
                      <w:pPr>
                        <w:spacing w:line="275" w:lineRule="auto"/>
                        <w:jc w:val="center"/>
                        <w:textDirection w:val="btLr"/>
                      </w:pPr>
                      <w:r>
                        <w:rPr>
                          <w:color w:val="FFFFFF"/>
                          <w:sz w:val="36"/>
                        </w:rPr>
                        <w:t>CF03_5_gráfico_responsables</w:t>
                      </w:r>
                    </w:p>
                  </w:txbxContent>
                </v:textbox>
              </v:rect>
            </w:pict>
          </mc:Fallback>
        </mc:AlternateContent>
      </w:r>
    </w:p>
    <w:p w14:paraId="00000134" w14:textId="230EA241" w:rsidR="00BE3C69" w:rsidRPr="00C803C0" w:rsidRDefault="00CC3A30">
      <w:pPr>
        <w:spacing w:line="360" w:lineRule="auto"/>
        <w:jc w:val="both"/>
        <w:rPr>
          <w:sz w:val="20"/>
          <w:szCs w:val="20"/>
        </w:rPr>
      </w:pPr>
      <w:sdt>
        <w:sdtPr>
          <w:tag w:val="goog_rdk_30"/>
          <w:id w:val="-1190605040"/>
          <w:showingPlcHdr/>
        </w:sdtPr>
        <w:sdtEndPr/>
        <w:sdtContent>
          <w:r w:rsidR="004762EA">
            <w:t xml:space="preserve">     </w:t>
          </w:r>
          <w:commentRangeStart w:id="69"/>
        </w:sdtContent>
      </w:sdt>
    </w:p>
    <w:commentRangeEnd w:id="69"/>
    <w:p w14:paraId="00000135" w14:textId="77777777" w:rsidR="00BE3C69" w:rsidRPr="00C803C0" w:rsidRDefault="00485502">
      <w:pPr>
        <w:pBdr>
          <w:top w:val="nil"/>
          <w:left w:val="nil"/>
          <w:bottom w:val="nil"/>
          <w:right w:val="nil"/>
          <w:between w:val="nil"/>
        </w:pBdr>
        <w:rPr>
          <w:b/>
          <w:sz w:val="20"/>
          <w:szCs w:val="20"/>
        </w:rPr>
      </w:pPr>
      <w:r w:rsidRPr="00C803C0">
        <w:commentReference w:id="69"/>
      </w:r>
    </w:p>
    <w:p w14:paraId="00000136" w14:textId="77777777" w:rsidR="00BE3C69" w:rsidRPr="00C803C0" w:rsidRDefault="00BE3C69">
      <w:pPr>
        <w:spacing w:line="360" w:lineRule="auto"/>
        <w:jc w:val="both"/>
        <w:rPr>
          <w:sz w:val="20"/>
          <w:szCs w:val="20"/>
        </w:rPr>
      </w:pPr>
    </w:p>
    <w:p w14:paraId="00000137" w14:textId="77777777" w:rsidR="00BE3C69" w:rsidRPr="00C803C0" w:rsidRDefault="00BE3C69">
      <w:pPr>
        <w:spacing w:line="360" w:lineRule="auto"/>
        <w:jc w:val="both"/>
        <w:rPr>
          <w:sz w:val="20"/>
          <w:szCs w:val="20"/>
        </w:rPr>
      </w:pPr>
    </w:p>
    <w:p w14:paraId="00000138" w14:textId="77777777" w:rsidR="00BE3C69" w:rsidRPr="00C803C0" w:rsidRDefault="00BE3C69">
      <w:pPr>
        <w:spacing w:line="360" w:lineRule="auto"/>
        <w:jc w:val="both"/>
        <w:rPr>
          <w:sz w:val="20"/>
          <w:szCs w:val="20"/>
        </w:rPr>
      </w:pPr>
    </w:p>
    <w:p w14:paraId="00000139" w14:textId="77777777" w:rsidR="00BE3C69" w:rsidRPr="00C803C0" w:rsidRDefault="00BE3C69">
      <w:pPr>
        <w:spacing w:line="360" w:lineRule="auto"/>
        <w:jc w:val="both"/>
        <w:rPr>
          <w:sz w:val="20"/>
          <w:szCs w:val="20"/>
        </w:rPr>
      </w:pPr>
    </w:p>
    <w:p w14:paraId="0000013A" w14:textId="56A4A87B" w:rsidR="00BE3C69" w:rsidRPr="00C803C0" w:rsidRDefault="00503A61">
      <w:pPr>
        <w:spacing w:line="360" w:lineRule="auto"/>
        <w:jc w:val="both"/>
        <w:rPr>
          <w:color w:val="000000"/>
          <w:sz w:val="20"/>
          <w:szCs w:val="20"/>
        </w:rPr>
      </w:pPr>
      <w:r>
        <w:rPr>
          <w:color w:val="000000"/>
          <w:sz w:val="20"/>
          <w:szCs w:val="20"/>
        </w:rPr>
        <w:t xml:space="preserve">Cabe destacar que </w:t>
      </w:r>
      <w:r w:rsidR="003029D3">
        <w:rPr>
          <w:color w:val="000000"/>
          <w:sz w:val="20"/>
          <w:szCs w:val="20"/>
        </w:rPr>
        <w:t>l</w:t>
      </w:r>
      <w:r w:rsidR="00485502" w:rsidRPr="00C803C0">
        <w:rPr>
          <w:color w:val="000000"/>
          <w:sz w:val="20"/>
          <w:szCs w:val="20"/>
        </w:rPr>
        <w:t xml:space="preserve">a implementación de un plan de recuperación de desastres contiene varios aspectos </w:t>
      </w:r>
      <w:ins w:id="70" w:author="JHON JAIRO RODRIGUEZ PEREZ" w:date="2022-03-29T17:50:00Z">
        <w:r w:rsidR="004762EA">
          <w:rPr>
            <w:color w:val="000000"/>
            <w:sz w:val="20"/>
            <w:szCs w:val="20"/>
          </w:rPr>
          <w:t>para</w:t>
        </w:r>
      </w:ins>
      <w:del w:id="71" w:author="JHON JAIRO RODRIGUEZ PEREZ" w:date="2022-03-29T17:50:00Z">
        <w:r w:rsidR="00485502" w:rsidRPr="00C803C0" w:rsidDel="004762EA">
          <w:rPr>
            <w:color w:val="000000"/>
            <w:sz w:val="20"/>
            <w:szCs w:val="20"/>
          </w:rPr>
          <w:delText>a</w:delText>
        </w:r>
      </w:del>
      <w:r w:rsidR="00485502" w:rsidRPr="00C803C0">
        <w:rPr>
          <w:color w:val="000000"/>
          <w:sz w:val="20"/>
          <w:szCs w:val="20"/>
        </w:rPr>
        <w:t xml:space="preserve"> tener en cuenta</w:t>
      </w:r>
      <w:r w:rsidR="003029D3">
        <w:rPr>
          <w:color w:val="000000"/>
          <w:sz w:val="20"/>
          <w:szCs w:val="20"/>
        </w:rPr>
        <w:t xml:space="preserve">, </w:t>
      </w:r>
      <w:ins w:id="72" w:author="JHON JAIRO RODRIGUEZ PEREZ" w:date="2022-03-29T17:50:00Z">
        <w:r w:rsidR="004762EA">
          <w:rPr>
            <w:color w:val="000000"/>
            <w:sz w:val="20"/>
            <w:szCs w:val="20"/>
          </w:rPr>
          <w:t>a continuación se pueden conocer</w:t>
        </w:r>
      </w:ins>
      <w:del w:id="73" w:author="JHON JAIRO RODRIGUEZ PEREZ" w:date="2022-03-29T17:50:00Z">
        <w:r w:rsidR="003029D3" w:rsidDel="004762EA">
          <w:rPr>
            <w:color w:val="000000"/>
            <w:sz w:val="20"/>
            <w:szCs w:val="20"/>
          </w:rPr>
          <w:delText>conozcámoslos</w:delText>
        </w:r>
      </w:del>
      <w:r w:rsidR="003029D3">
        <w:rPr>
          <w:color w:val="000000"/>
          <w:sz w:val="20"/>
          <w:szCs w:val="20"/>
        </w:rPr>
        <w:t>:</w:t>
      </w:r>
    </w:p>
    <w:p w14:paraId="0000013B" w14:textId="77777777" w:rsidR="00BE3C69" w:rsidRPr="00C803C0" w:rsidRDefault="00BE3C69">
      <w:pPr>
        <w:spacing w:line="360" w:lineRule="auto"/>
        <w:jc w:val="both"/>
        <w:rPr>
          <w:color w:val="000000"/>
          <w:sz w:val="20"/>
          <w:szCs w:val="20"/>
        </w:rPr>
      </w:pPr>
    </w:p>
    <w:p w14:paraId="0000013C" w14:textId="77777777" w:rsidR="00BE3C69" w:rsidRPr="00C803C0" w:rsidRDefault="00485502">
      <w:pPr>
        <w:spacing w:line="360" w:lineRule="auto"/>
        <w:jc w:val="both"/>
        <w:rPr>
          <w:color w:val="000000"/>
          <w:sz w:val="20"/>
          <w:szCs w:val="20"/>
        </w:rPr>
      </w:pPr>
      <w:r w:rsidRPr="00C803C0">
        <w:rPr>
          <w:noProof/>
          <w:lang w:val="es-MX" w:eastAsia="es-MX"/>
        </w:rPr>
        <mc:AlternateContent>
          <mc:Choice Requires="wps">
            <w:drawing>
              <wp:anchor distT="0" distB="0" distL="114300" distR="114300" simplePos="0" relativeHeight="251674624" behindDoc="0" locked="0" layoutInCell="1" hidden="0" allowOverlap="1" wp14:anchorId="298499ED" wp14:editId="5F11DA22">
                <wp:simplePos x="0" y="0"/>
                <wp:positionH relativeFrom="column">
                  <wp:posOffset>1</wp:posOffset>
                </wp:positionH>
                <wp:positionV relativeFrom="paragraph">
                  <wp:posOffset>0</wp:posOffset>
                </wp:positionV>
                <wp:extent cx="6365875" cy="1146556"/>
                <wp:effectExtent l="0" t="0" r="0" b="0"/>
                <wp:wrapNone/>
                <wp:docPr id="168" name="Rectángulo 168"/>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C41BD34" w14:textId="77777777" w:rsidR="00BE3C69" w:rsidRDefault="00485502">
                            <w:pPr>
                              <w:spacing w:line="275" w:lineRule="auto"/>
                              <w:jc w:val="center"/>
                              <w:textDirection w:val="btLr"/>
                            </w:pPr>
                            <w:r>
                              <w:rPr>
                                <w:color w:val="FFFFFF"/>
                                <w:sz w:val="36"/>
                              </w:rPr>
                              <w:t>CF03_5_acordeon_aspectos DRP</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8" o:spid="_x0000_s1042" style="position:absolute;left:0;text-align:left;margin-left:0;margin-top:0;width:501.25pt;height:90.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3C41BD34" w14:textId="77777777" w:rsidR="00BE3C69" w:rsidRDefault="00485502">
                      <w:pPr>
                        <w:spacing w:line="275" w:lineRule="auto"/>
                        <w:jc w:val="center"/>
                        <w:textDirection w:val="btLr"/>
                      </w:pPr>
                      <w:r>
                        <w:rPr>
                          <w:color w:val="FFFFFF"/>
                          <w:sz w:val="36"/>
                        </w:rPr>
                        <w:t>CF03_5_acordeon_aspectos DRP</w:t>
                      </w:r>
                    </w:p>
                  </w:txbxContent>
                </v:textbox>
              </v:rect>
            </w:pict>
          </mc:Fallback>
        </mc:AlternateContent>
      </w:r>
    </w:p>
    <w:p w14:paraId="0000013D" w14:textId="03735E20" w:rsidR="00BE3C69" w:rsidRPr="00C803C0" w:rsidRDefault="00CC3A30">
      <w:pPr>
        <w:spacing w:line="360" w:lineRule="auto"/>
        <w:jc w:val="both"/>
        <w:rPr>
          <w:color w:val="000000"/>
          <w:sz w:val="20"/>
          <w:szCs w:val="20"/>
        </w:rPr>
      </w:pPr>
      <w:sdt>
        <w:sdtPr>
          <w:tag w:val="goog_rdk_31"/>
          <w:id w:val="-2113356845"/>
          <w:showingPlcHdr/>
        </w:sdtPr>
        <w:sdtEndPr/>
        <w:sdtContent>
          <w:r w:rsidR="004762EA">
            <w:t xml:space="preserve">     </w:t>
          </w:r>
          <w:commentRangeStart w:id="74"/>
        </w:sdtContent>
      </w:sdt>
    </w:p>
    <w:commentRangeEnd w:id="74"/>
    <w:p w14:paraId="0000013E" w14:textId="77777777" w:rsidR="00BE3C69" w:rsidRPr="00C803C0" w:rsidRDefault="00485502">
      <w:pPr>
        <w:spacing w:line="360" w:lineRule="auto"/>
        <w:jc w:val="both"/>
        <w:rPr>
          <w:color w:val="000000"/>
          <w:sz w:val="20"/>
          <w:szCs w:val="20"/>
        </w:rPr>
      </w:pPr>
      <w:r w:rsidRPr="00C803C0">
        <w:commentReference w:id="74"/>
      </w:r>
    </w:p>
    <w:p w14:paraId="0000013F" w14:textId="77777777" w:rsidR="00BE3C69" w:rsidRPr="00C803C0" w:rsidRDefault="00BE3C69">
      <w:pPr>
        <w:spacing w:line="360" w:lineRule="auto"/>
        <w:jc w:val="both"/>
        <w:rPr>
          <w:color w:val="000000"/>
          <w:sz w:val="20"/>
          <w:szCs w:val="20"/>
        </w:rPr>
      </w:pPr>
    </w:p>
    <w:p w14:paraId="00000140" w14:textId="77777777" w:rsidR="00BE3C69" w:rsidRPr="00C803C0" w:rsidRDefault="00BE3C69">
      <w:pPr>
        <w:spacing w:line="360" w:lineRule="auto"/>
        <w:jc w:val="both"/>
        <w:rPr>
          <w:color w:val="000000"/>
          <w:sz w:val="20"/>
          <w:szCs w:val="20"/>
        </w:rPr>
      </w:pPr>
    </w:p>
    <w:p w14:paraId="00000141" w14:textId="77777777" w:rsidR="00BE3C69" w:rsidRPr="00C803C0" w:rsidRDefault="00BE3C69">
      <w:pPr>
        <w:spacing w:line="360" w:lineRule="auto"/>
        <w:jc w:val="both"/>
        <w:rPr>
          <w:color w:val="000000"/>
          <w:sz w:val="20"/>
          <w:szCs w:val="20"/>
        </w:rPr>
      </w:pPr>
    </w:p>
    <w:p w14:paraId="00000142" w14:textId="77777777" w:rsidR="00BE3C69" w:rsidRPr="00C803C0" w:rsidRDefault="00BE3C69">
      <w:pPr>
        <w:spacing w:line="360" w:lineRule="auto"/>
        <w:jc w:val="both"/>
        <w:rPr>
          <w:color w:val="000000"/>
          <w:sz w:val="20"/>
          <w:szCs w:val="20"/>
        </w:rPr>
      </w:pPr>
    </w:p>
    <w:p w14:paraId="00000143" w14:textId="21CCE118" w:rsidR="00BE3C69" w:rsidRPr="00C803C0" w:rsidRDefault="00485502">
      <w:pPr>
        <w:spacing w:line="360" w:lineRule="auto"/>
        <w:jc w:val="both"/>
        <w:rPr>
          <w:sz w:val="20"/>
          <w:szCs w:val="20"/>
        </w:rPr>
      </w:pPr>
      <w:r w:rsidRPr="00C803C0">
        <w:rPr>
          <w:color w:val="000000"/>
          <w:sz w:val="20"/>
          <w:szCs w:val="20"/>
        </w:rPr>
        <w:t xml:space="preserve">Ahora bien, para la gestión de todos esos procesos se encuentra lo que se conoce como </w:t>
      </w:r>
      <w:proofErr w:type="spellStart"/>
      <w:r w:rsidRPr="00C803C0">
        <w:rPr>
          <w:color w:val="000000"/>
          <w:sz w:val="20"/>
          <w:szCs w:val="20"/>
        </w:rPr>
        <w:t>Cobit</w:t>
      </w:r>
      <w:proofErr w:type="spellEnd"/>
      <w:r w:rsidRPr="00C803C0">
        <w:rPr>
          <w:color w:val="000000"/>
          <w:sz w:val="20"/>
          <w:szCs w:val="20"/>
        </w:rPr>
        <w:t xml:space="preserve">, el cual es un marco de </w:t>
      </w:r>
      <w:r w:rsidRPr="00C803C0">
        <w:rPr>
          <w:sz w:val="20"/>
          <w:szCs w:val="20"/>
        </w:rPr>
        <w:t>trabajo establecido para garantizar el gobierno de tecnología a través del establecimiento de guías y procesos que aseguren un correcto manejo de la información en las organizaciones</w:t>
      </w:r>
      <w:ins w:id="75" w:author="JHON JAIRO RODRIGUEZ PEREZ" w:date="2022-03-29T17:50:00Z">
        <w:r w:rsidR="004762EA">
          <w:rPr>
            <w:sz w:val="20"/>
            <w:szCs w:val="20"/>
          </w:rPr>
          <w:t xml:space="preserve"> (ver figura 10)</w:t>
        </w:r>
      </w:ins>
      <w:r w:rsidRPr="00C803C0">
        <w:rPr>
          <w:sz w:val="20"/>
          <w:szCs w:val="20"/>
        </w:rPr>
        <w:t>.</w:t>
      </w:r>
    </w:p>
    <w:p w14:paraId="00000144" w14:textId="6842237A" w:rsidR="00BE3C69" w:rsidRDefault="00BE3C69">
      <w:pPr>
        <w:spacing w:line="360" w:lineRule="auto"/>
        <w:jc w:val="both"/>
        <w:rPr>
          <w:color w:val="000000"/>
          <w:sz w:val="20"/>
          <w:szCs w:val="20"/>
        </w:rPr>
      </w:pPr>
    </w:p>
    <w:p w14:paraId="4C58007F" w14:textId="6717E7AB" w:rsidR="00503A61" w:rsidRDefault="00503A61">
      <w:pPr>
        <w:spacing w:line="360" w:lineRule="auto"/>
        <w:jc w:val="both"/>
        <w:rPr>
          <w:color w:val="000000"/>
          <w:sz w:val="20"/>
          <w:szCs w:val="20"/>
        </w:rPr>
      </w:pPr>
    </w:p>
    <w:p w14:paraId="1B1F7BAA" w14:textId="21D7FBDB" w:rsidR="00503A61" w:rsidRDefault="00503A61">
      <w:pPr>
        <w:spacing w:line="360" w:lineRule="auto"/>
        <w:jc w:val="both"/>
        <w:rPr>
          <w:color w:val="000000"/>
          <w:sz w:val="20"/>
          <w:szCs w:val="20"/>
        </w:rPr>
      </w:pPr>
    </w:p>
    <w:p w14:paraId="75E5C4E4" w14:textId="0ABF51D9" w:rsidR="00503A61" w:rsidRDefault="00503A61">
      <w:pPr>
        <w:spacing w:line="360" w:lineRule="auto"/>
        <w:jc w:val="both"/>
        <w:rPr>
          <w:color w:val="000000"/>
          <w:sz w:val="20"/>
          <w:szCs w:val="20"/>
        </w:rPr>
      </w:pPr>
    </w:p>
    <w:p w14:paraId="68B39E6A" w14:textId="4DD12545" w:rsidR="00503A61" w:rsidRDefault="00503A61">
      <w:pPr>
        <w:spacing w:line="360" w:lineRule="auto"/>
        <w:jc w:val="both"/>
        <w:rPr>
          <w:color w:val="000000"/>
          <w:sz w:val="20"/>
          <w:szCs w:val="20"/>
        </w:rPr>
      </w:pPr>
    </w:p>
    <w:p w14:paraId="6B8F9CF5" w14:textId="7F855B7C" w:rsidR="00503A61" w:rsidRDefault="00503A61">
      <w:pPr>
        <w:spacing w:line="360" w:lineRule="auto"/>
        <w:jc w:val="both"/>
        <w:rPr>
          <w:color w:val="000000"/>
          <w:sz w:val="20"/>
          <w:szCs w:val="20"/>
        </w:rPr>
      </w:pPr>
    </w:p>
    <w:p w14:paraId="3A13A73F" w14:textId="77777777" w:rsidR="00503A61" w:rsidRPr="00C803C0" w:rsidRDefault="00503A61">
      <w:pPr>
        <w:spacing w:line="360" w:lineRule="auto"/>
        <w:jc w:val="both"/>
        <w:rPr>
          <w:color w:val="000000"/>
          <w:sz w:val="20"/>
          <w:szCs w:val="20"/>
        </w:rPr>
      </w:pPr>
    </w:p>
    <w:p w14:paraId="00000145" w14:textId="77777777" w:rsidR="00BE3C69" w:rsidRPr="00C803C0" w:rsidRDefault="00BE3C69">
      <w:pPr>
        <w:spacing w:line="360" w:lineRule="auto"/>
        <w:jc w:val="both"/>
        <w:rPr>
          <w:color w:val="000000"/>
          <w:sz w:val="20"/>
          <w:szCs w:val="20"/>
        </w:rPr>
      </w:pPr>
    </w:p>
    <w:p w14:paraId="00000146" w14:textId="77777777" w:rsidR="00BE3C69" w:rsidRPr="00C803C0" w:rsidRDefault="00485502">
      <w:pPr>
        <w:spacing w:line="360" w:lineRule="auto"/>
        <w:jc w:val="both"/>
        <w:rPr>
          <w:b/>
          <w:sz w:val="20"/>
          <w:szCs w:val="20"/>
        </w:rPr>
      </w:pPr>
      <w:r w:rsidRPr="00C803C0">
        <w:rPr>
          <w:b/>
          <w:sz w:val="20"/>
          <w:szCs w:val="20"/>
        </w:rPr>
        <w:t>Figura 10</w:t>
      </w:r>
    </w:p>
    <w:p w14:paraId="00000147" w14:textId="4590CB13" w:rsidR="00BE3C69" w:rsidRPr="00C803C0" w:rsidRDefault="00485502">
      <w:pPr>
        <w:spacing w:line="360" w:lineRule="auto"/>
        <w:jc w:val="both"/>
        <w:rPr>
          <w:i/>
          <w:sz w:val="20"/>
          <w:szCs w:val="20"/>
        </w:rPr>
      </w:pPr>
      <w:r w:rsidRPr="00C803C0">
        <w:rPr>
          <w:i/>
          <w:sz w:val="20"/>
          <w:szCs w:val="20"/>
        </w:rPr>
        <w:t xml:space="preserve">Entorno </w:t>
      </w:r>
      <w:proofErr w:type="spellStart"/>
      <w:r w:rsidRPr="00C803C0">
        <w:rPr>
          <w:i/>
          <w:sz w:val="20"/>
          <w:szCs w:val="20"/>
        </w:rPr>
        <w:t>Cobit</w:t>
      </w:r>
      <w:commentRangeStart w:id="76"/>
      <w:proofErr w:type="spellEnd"/>
    </w:p>
    <w:commentRangeEnd w:id="76"/>
    <w:p w14:paraId="00000148" w14:textId="77777777" w:rsidR="00BE3C69" w:rsidRPr="00C803C0" w:rsidRDefault="00485502">
      <w:pPr>
        <w:pBdr>
          <w:top w:val="nil"/>
          <w:left w:val="nil"/>
          <w:bottom w:val="nil"/>
          <w:right w:val="nil"/>
          <w:between w:val="nil"/>
        </w:pBdr>
        <w:rPr>
          <w:b/>
          <w:sz w:val="20"/>
          <w:szCs w:val="20"/>
        </w:rPr>
      </w:pPr>
      <w:r w:rsidRPr="00C803C0">
        <w:commentReference w:id="76"/>
      </w:r>
      <w:r w:rsidRPr="00C803C0">
        <w:rPr>
          <w:b/>
          <w:noProof/>
          <w:sz w:val="20"/>
          <w:szCs w:val="20"/>
          <w:lang w:val="es-MX" w:eastAsia="es-MX"/>
        </w:rPr>
        <w:drawing>
          <wp:inline distT="0" distB="0" distL="0" distR="0" wp14:anchorId="4AEA3DAA" wp14:editId="174C9181">
            <wp:extent cx="6332220" cy="2915920"/>
            <wp:effectExtent l="0" t="0" r="0" b="0"/>
            <wp:docPr id="18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l="28932" t="39202" r="28336" b="25664"/>
                    <a:stretch>
                      <a:fillRect/>
                    </a:stretch>
                  </pic:blipFill>
                  <pic:spPr>
                    <a:xfrm>
                      <a:off x="0" y="0"/>
                      <a:ext cx="6332220" cy="2915920"/>
                    </a:xfrm>
                    <a:prstGeom prst="rect">
                      <a:avLst/>
                    </a:prstGeom>
                    <a:ln/>
                  </pic:spPr>
                </pic:pic>
              </a:graphicData>
            </a:graphic>
          </wp:inline>
        </w:drawing>
      </w:r>
    </w:p>
    <w:p w14:paraId="00000149" w14:textId="10956DE5" w:rsidR="00BE3C69" w:rsidRPr="00C803C0" w:rsidRDefault="00485502">
      <w:pPr>
        <w:spacing w:line="360" w:lineRule="auto"/>
        <w:jc w:val="both"/>
        <w:rPr>
          <w:sz w:val="20"/>
          <w:szCs w:val="20"/>
        </w:rPr>
      </w:pPr>
      <w:r w:rsidRPr="00C803C0">
        <w:rPr>
          <w:sz w:val="20"/>
          <w:szCs w:val="20"/>
        </w:rPr>
        <w:t>Nota. Tomado de ISACA</w:t>
      </w:r>
      <w:del w:id="77" w:author="JHON JAIRO RODRIGUEZ PEREZ" w:date="2022-03-29T17:51:00Z">
        <w:r w:rsidRPr="00C803C0" w:rsidDel="004762EA">
          <w:rPr>
            <w:sz w:val="20"/>
            <w:szCs w:val="20"/>
          </w:rPr>
          <w:delText>.</w:delText>
        </w:r>
      </w:del>
      <w:r w:rsidRPr="00C803C0">
        <w:rPr>
          <w:sz w:val="20"/>
          <w:szCs w:val="20"/>
        </w:rPr>
        <w:t xml:space="preserve"> (s.f</w:t>
      </w:r>
      <w:del w:id="78" w:author="JHON JAIRO RODRIGUEZ PEREZ" w:date="2022-03-29T17:51:00Z">
        <w:r w:rsidRPr="00C803C0" w:rsidDel="004762EA">
          <w:rPr>
            <w:sz w:val="20"/>
            <w:szCs w:val="20"/>
          </w:rPr>
          <w:delText>., p.11</w:delText>
        </w:r>
      </w:del>
      <w:ins w:id="79" w:author="JHON JAIRO RODRIGUEZ PEREZ" w:date="2022-03-29T17:51:00Z">
        <w:r w:rsidR="004762EA">
          <w:rPr>
            <w:sz w:val="20"/>
            <w:szCs w:val="20"/>
          </w:rPr>
          <w:t>.</w:t>
        </w:r>
      </w:ins>
      <w:r w:rsidRPr="00C803C0">
        <w:rPr>
          <w:sz w:val="20"/>
          <w:szCs w:val="20"/>
        </w:rPr>
        <w:t>)</w:t>
      </w:r>
      <w:ins w:id="80" w:author="JHON JAIRO RODRIGUEZ PEREZ" w:date="2022-03-29T17:51:00Z">
        <w:r w:rsidR="004762EA">
          <w:rPr>
            <w:sz w:val="20"/>
            <w:szCs w:val="20"/>
          </w:rPr>
          <w:t>.</w:t>
        </w:r>
      </w:ins>
    </w:p>
    <w:p w14:paraId="0000014A" w14:textId="77777777" w:rsidR="00BE3C69" w:rsidRPr="00C803C0" w:rsidRDefault="00BE3C69">
      <w:pPr>
        <w:spacing w:line="360" w:lineRule="auto"/>
        <w:jc w:val="both"/>
        <w:rPr>
          <w:color w:val="000000"/>
          <w:sz w:val="20"/>
          <w:szCs w:val="20"/>
        </w:rPr>
      </w:pPr>
    </w:p>
    <w:p w14:paraId="0000014C" w14:textId="117E1390" w:rsidR="00BE3C69" w:rsidRPr="00C803C0" w:rsidRDefault="00F41A18">
      <w:pPr>
        <w:spacing w:line="360" w:lineRule="auto"/>
        <w:jc w:val="both"/>
        <w:rPr>
          <w:sz w:val="20"/>
          <w:szCs w:val="20"/>
        </w:rPr>
      </w:pPr>
      <w:r>
        <w:rPr>
          <w:sz w:val="20"/>
          <w:szCs w:val="20"/>
        </w:rPr>
        <w:t xml:space="preserve">Ya sabiendo lo anterior, es preciso saber que </w:t>
      </w:r>
      <w:proofErr w:type="spellStart"/>
      <w:r w:rsidR="00485502" w:rsidRPr="00C803C0">
        <w:rPr>
          <w:sz w:val="20"/>
          <w:szCs w:val="20"/>
        </w:rPr>
        <w:t>Cobit</w:t>
      </w:r>
      <w:proofErr w:type="spellEnd"/>
      <w:r w:rsidR="00485502" w:rsidRPr="00C803C0">
        <w:rPr>
          <w:sz w:val="20"/>
          <w:szCs w:val="20"/>
        </w:rPr>
        <w:t xml:space="preserve"> comprende cinco principios de trabajo que estipulan la manera en cómo interactúan los procesos dentro de una organización. </w:t>
      </w:r>
      <w:del w:id="81" w:author="JHON JAIRO RODRIGUEZ PEREZ" w:date="2022-03-29T17:51:00Z">
        <w:r w:rsidDel="004762EA">
          <w:rPr>
            <w:sz w:val="20"/>
            <w:szCs w:val="20"/>
          </w:rPr>
          <w:delText>Sino sabe cuáles son</w:delText>
        </w:r>
      </w:del>
      <w:ins w:id="82" w:author="JHON JAIRO RODRIGUEZ PEREZ" w:date="2022-03-29T17:51:00Z">
        <w:r w:rsidR="004762EA">
          <w:rPr>
            <w:sz w:val="20"/>
            <w:szCs w:val="20"/>
          </w:rPr>
          <w:t>A continuación se pueden reconocer</w:t>
        </w:r>
      </w:ins>
      <w:del w:id="83" w:author="JHON JAIRO RODRIGUEZ PEREZ" w:date="2022-03-29T17:51:00Z">
        <w:r w:rsidDel="004762EA">
          <w:rPr>
            <w:sz w:val="20"/>
            <w:szCs w:val="20"/>
          </w:rPr>
          <w:delText xml:space="preserve">, este es el momento de </w:delText>
        </w:r>
        <w:r w:rsidR="005228F7" w:rsidDel="004762EA">
          <w:rPr>
            <w:sz w:val="20"/>
            <w:szCs w:val="20"/>
          </w:rPr>
          <w:delText>conocerlos</w:delText>
        </w:r>
        <w:r w:rsidDel="004762EA">
          <w:rPr>
            <w:sz w:val="20"/>
            <w:szCs w:val="20"/>
          </w:rPr>
          <w:delText>, veamos</w:delText>
        </w:r>
      </w:del>
      <w:r>
        <w:rPr>
          <w:sz w:val="20"/>
          <w:szCs w:val="20"/>
        </w:rPr>
        <w:t>:</w:t>
      </w:r>
    </w:p>
    <w:p w14:paraId="0000014D" w14:textId="77777777" w:rsidR="00BE3C69" w:rsidRPr="00C803C0" w:rsidRDefault="00485502">
      <w:pPr>
        <w:spacing w:line="360" w:lineRule="auto"/>
        <w:jc w:val="both"/>
        <w:rPr>
          <w:sz w:val="20"/>
          <w:szCs w:val="20"/>
        </w:rPr>
      </w:pPr>
      <w:r w:rsidRPr="00C803C0">
        <w:rPr>
          <w:noProof/>
          <w:lang w:val="es-MX" w:eastAsia="es-MX"/>
        </w:rPr>
        <mc:AlternateContent>
          <mc:Choice Requires="wps">
            <w:drawing>
              <wp:anchor distT="0" distB="0" distL="114300" distR="114300" simplePos="0" relativeHeight="251675648" behindDoc="0" locked="0" layoutInCell="1" hidden="0" allowOverlap="1" wp14:anchorId="6F76C72B" wp14:editId="40B1F0D5">
                <wp:simplePos x="0" y="0"/>
                <wp:positionH relativeFrom="margin">
                  <wp:align>left</wp:align>
                </wp:positionH>
                <wp:positionV relativeFrom="paragraph">
                  <wp:posOffset>192406</wp:posOffset>
                </wp:positionV>
                <wp:extent cx="6353175" cy="742950"/>
                <wp:effectExtent l="0" t="0" r="28575" b="19050"/>
                <wp:wrapNone/>
                <wp:docPr id="161" name="Rectángulo 161"/>
                <wp:cNvGraphicFramePr/>
                <a:graphic xmlns:a="http://schemas.openxmlformats.org/drawingml/2006/main">
                  <a:graphicData uri="http://schemas.microsoft.com/office/word/2010/wordprocessingShape">
                    <wps:wsp>
                      <wps:cNvSpPr/>
                      <wps:spPr>
                        <a:xfrm>
                          <a:off x="0" y="0"/>
                          <a:ext cx="6353175" cy="74295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7057949" w14:textId="77777777" w:rsidR="00BE3C69" w:rsidRDefault="00485502">
                            <w:pPr>
                              <w:spacing w:line="275" w:lineRule="auto"/>
                              <w:jc w:val="center"/>
                              <w:textDirection w:val="btLr"/>
                            </w:pPr>
                            <w:r>
                              <w:rPr>
                                <w:color w:val="FFFFFF"/>
                                <w:sz w:val="36"/>
                              </w:rPr>
                              <w:t>CF03_5_tarjetas_principios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1" o:spid="_x0000_s1043" style="position:absolute;left:0;text-align:left;margin-left:0;margin-top:15.15pt;width:500.25pt;height:58.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" fillcolor="#ed7d31" strokecolor="#42719b" strokeweight="1pt">
                <v:stroke startarrowwidth="narrow" startarrowlength="short" endarrowwidth="narrow" endarrowlength="short" miterlimit="5243f"/>
                <v:textbox inset="2.53958mm,1.2694mm,2.53958mm,1.2694mm">
                  <w:txbxContent>
                    <w:p w14:paraId="17057949" w14:textId="77777777" w:rsidR="00BE3C69" w:rsidRDefault="00485502">
                      <w:pPr>
                        <w:spacing w:line="275" w:lineRule="auto"/>
                        <w:jc w:val="center"/>
                        <w:textDirection w:val="btLr"/>
                      </w:pPr>
                      <w:r>
                        <w:rPr>
                          <w:color w:val="FFFFFF"/>
                          <w:sz w:val="36"/>
                        </w:rPr>
                        <w:t>CF03_5_</w:t>
                      </w:r>
                      <w:r>
                        <w:rPr>
                          <w:color w:val="FFFFFF"/>
                          <w:sz w:val="36"/>
                        </w:rPr>
                        <w:t>tarjetas_principios</w:t>
                      </w:r>
                    </w:p>
                  </w:txbxContent>
                </v:textbox>
                <w10:wrap anchorx="margin"/>
              </v:rect>
            </w:pict>
          </mc:Fallback>
        </mc:AlternateContent>
      </w:r>
    </w:p>
    <w:p w14:paraId="0000014E" w14:textId="4FA5B738" w:rsidR="00BE3C69" w:rsidRPr="00C803C0" w:rsidRDefault="00CC3A30">
      <w:pPr>
        <w:spacing w:line="360" w:lineRule="auto"/>
        <w:jc w:val="both"/>
        <w:rPr>
          <w:sz w:val="20"/>
          <w:szCs w:val="20"/>
        </w:rPr>
      </w:pPr>
      <w:sdt>
        <w:sdtPr>
          <w:tag w:val="goog_rdk_33"/>
          <w:id w:val="-1877690955"/>
          <w:showingPlcHdr/>
        </w:sdtPr>
        <w:sdtEndPr/>
        <w:sdtContent>
          <w:r w:rsidR="004762EA">
            <w:t xml:space="preserve">     </w:t>
          </w:r>
          <w:commentRangeStart w:id="84"/>
        </w:sdtContent>
      </w:sdt>
    </w:p>
    <w:commentRangeEnd w:id="84"/>
    <w:p w14:paraId="0000014F" w14:textId="77777777" w:rsidR="00BE3C69" w:rsidRPr="00C803C0" w:rsidRDefault="00485502">
      <w:pPr>
        <w:spacing w:line="360" w:lineRule="auto"/>
        <w:jc w:val="both"/>
        <w:rPr>
          <w:sz w:val="20"/>
          <w:szCs w:val="20"/>
        </w:rPr>
      </w:pPr>
      <w:r w:rsidRPr="00C803C0">
        <w:commentReference w:id="84"/>
      </w:r>
    </w:p>
    <w:p w14:paraId="00000150" w14:textId="77777777" w:rsidR="00BE3C69" w:rsidRPr="00C803C0" w:rsidRDefault="00BE3C69">
      <w:pPr>
        <w:spacing w:line="360" w:lineRule="auto"/>
        <w:jc w:val="both"/>
        <w:rPr>
          <w:sz w:val="20"/>
          <w:szCs w:val="20"/>
        </w:rPr>
      </w:pPr>
    </w:p>
    <w:p w14:paraId="00000154" w14:textId="77777777" w:rsidR="00BE3C69" w:rsidRPr="00C803C0" w:rsidRDefault="00BE3C69">
      <w:pPr>
        <w:spacing w:line="360" w:lineRule="auto"/>
        <w:jc w:val="both"/>
        <w:rPr>
          <w:sz w:val="20"/>
          <w:szCs w:val="20"/>
        </w:rPr>
      </w:pPr>
    </w:p>
    <w:p w14:paraId="00000155" w14:textId="3C8CC691" w:rsidR="00BE3C69" w:rsidRPr="00C803C0" w:rsidRDefault="00485502">
      <w:pPr>
        <w:spacing w:line="360" w:lineRule="auto"/>
        <w:jc w:val="both"/>
        <w:rPr>
          <w:sz w:val="20"/>
          <w:szCs w:val="20"/>
        </w:rPr>
      </w:pPr>
      <w:r w:rsidRPr="00C803C0">
        <w:rPr>
          <w:sz w:val="20"/>
          <w:szCs w:val="20"/>
        </w:rPr>
        <w:t xml:space="preserve">Cabe destacar que </w:t>
      </w:r>
      <w:proofErr w:type="spellStart"/>
      <w:r w:rsidRPr="00C803C0">
        <w:rPr>
          <w:sz w:val="20"/>
          <w:szCs w:val="20"/>
        </w:rPr>
        <w:t>Cobit</w:t>
      </w:r>
      <w:proofErr w:type="spellEnd"/>
      <w:r w:rsidRPr="00C803C0">
        <w:rPr>
          <w:sz w:val="20"/>
          <w:szCs w:val="20"/>
        </w:rPr>
        <w:t xml:space="preserve"> es válido en su aplicación para cualquier organización teniendo grandes beneficios en la optimización de procesos y mejorando los niveles de riesgo de los recursos tecnológicos.</w:t>
      </w:r>
      <w:r w:rsidRPr="00C803C0">
        <w:t xml:space="preserve"> </w:t>
      </w:r>
      <w:r w:rsidRPr="00C803C0">
        <w:rPr>
          <w:sz w:val="20"/>
          <w:szCs w:val="20"/>
        </w:rPr>
        <w:t xml:space="preserve">Es una herramienta esencial para el gobierno de tecnología en una organización, ya que </w:t>
      </w:r>
      <w:proofErr w:type="gramStart"/>
      <w:r w:rsidRPr="00C803C0">
        <w:rPr>
          <w:sz w:val="20"/>
          <w:szCs w:val="20"/>
        </w:rPr>
        <w:t>este</w:t>
      </w:r>
      <w:proofErr w:type="gramEnd"/>
      <w:r w:rsidR="005228F7">
        <w:rPr>
          <w:sz w:val="20"/>
          <w:szCs w:val="20"/>
        </w:rPr>
        <w:t xml:space="preserve"> </w:t>
      </w:r>
      <w:r w:rsidRPr="00C803C0">
        <w:rPr>
          <w:sz w:val="20"/>
          <w:szCs w:val="20"/>
        </w:rPr>
        <w:t>entrega las guías que se deben tener en cuenta para realizar un proceso de gestión de la tecnología y la información de manera adecuada, permitiendo, además, que la infraestructura como la información funcionen de una manera armónica.</w:t>
      </w:r>
    </w:p>
    <w:p w14:paraId="00000156" w14:textId="1DA45572" w:rsidR="00BE3C69" w:rsidRDefault="00BE3C69">
      <w:pPr>
        <w:spacing w:line="360" w:lineRule="auto"/>
        <w:jc w:val="both"/>
        <w:rPr>
          <w:sz w:val="20"/>
          <w:szCs w:val="20"/>
        </w:rPr>
      </w:pPr>
    </w:p>
    <w:tbl>
      <w:tblPr>
        <w:tblStyle w:val="aff4"/>
        <w:tblW w:w="9962"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400" w:firstRow="0" w:lastRow="0" w:firstColumn="0" w:lastColumn="0" w:noHBand="0" w:noVBand="1"/>
      </w:tblPr>
      <w:tblGrid>
        <w:gridCol w:w="988"/>
        <w:gridCol w:w="8974"/>
      </w:tblGrid>
      <w:tr w:rsidR="00BE3C69" w:rsidRPr="00C803C0" w14:paraId="022D3717" w14:textId="77777777">
        <w:tc>
          <w:tcPr>
            <w:tcW w:w="988" w:type="dxa"/>
            <w:shd w:val="clear" w:color="auto" w:fill="31849B"/>
          </w:tcPr>
          <w:p w14:paraId="00000157" w14:textId="77777777" w:rsidR="00BE3C69" w:rsidRPr="00C803C0" w:rsidRDefault="00BE3C69">
            <w:pPr>
              <w:rPr>
                <w:sz w:val="20"/>
                <w:szCs w:val="20"/>
              </w:rPr>
            </w:pPr>
          </w:p>
        </w:tc>
        <w:tc>
          <w:tcPr>
            <w:tcW w:w="8974" w:type="dxa"/>
            <w:shd w:val="clear" w:color="auto" w:fill="DBEEF3"/>
          </w:tcPr>
          <w:p w14:paraId="00000158" w14:textId="77777777" w:rsidR="00BE3C69" w:rsidRPr="00C803C0" w:rsidRDefault="00BE3C69">
            <w:pPr>
              <w:rPr>
                <w:sz w:val="20"/>
                <w:szCs w:val="20"/>
              </w:rPr>
            </w:pPr>
          </w:p>
        </w:tc>
      </w:tr>
      <w:tr w:rsidR="00BE3C69" w:rsidRPr="00C803C0" w14:paraId="6DC3DE28" w14:textId="77777777">
        <w:tc>
          <w:tcPr>
            <w:tcW w:w="9962" w:type="dxa"/>
            <w:gridSpan w:val="2"/>
            <w:shd w:val="clear" w:color="auto" w:fill="DBEEF3"/>
          </w:tcPr>
          <w:p w14:paraId="00000159" w14:textId="77777777" w:rsidR="00BE3C69" w:rsidRPr="00C803C0" w:rsidRDefault="00485502">
            <w:pPr>
              <w:spacing w:line="360" w:lineRule="auto"/>
              <w:jc w:val="both"/>
              <w:rPr>
                <w:b w:val="0"/>
                <w:sz w:val="20"/>
                <w:szCs w:val="20"/>
              </w:rPr>
            </w:pPr>
            <w:r w:rsidRPr="00C803C0">
              <w:rPr>
                <w:b w:val="0"/>
                <w:sz w:val="20"/>
                <w:szCs w:val="20"/>
              </w:rPr>
              <w:t xml:space="preserve">Los principios de </w:t>
            </w:r>
            <w:proofErr w:type="spellStart"/>
            <w:r w:rsidRPr="00C803C0">
              <w:rPr>
                <w:b w:val="0"/>
                <w:sz w:val="20"/>
                <w:szCs w:val="20"/>
              </w:rPr>
              <w:t>Cobit</w:t>
            </w:r>
            <w:proofErr w:type="spellEnd"/>
            <w:r w:rsidRPr="00C803C0">
              <w:rPr>
                <w:b w:val="0"/>
                <w:sz w:val="20"/>
                <w:szCs w:val="20"/>
              </w:rPr>
              <w:t xml:space="preserve"> son aplicados independientemente del tamaño de la organización y genera cultura organizacional y buenas prácticas en la </w:t>
            </w:r>
            <w:sdt>
              <w:sdtPr>
                <w:tag w:val="goog_rdk_34"/>
                <w:id w:val="927920222"/>
              </w:sdtPr>
              <w:sdtEndPr/>
              <w:sdtContent>
                <w:commentRangeStart w:id="85"/>
              </w:sdtContent>
            </w:sdt>
            <w:r w:rsidRPr="00C803C0">
              <w:rPr>
                <w:b w:val="0"/>
                <w:sz w:val="20"/>
                <w:szCs w:val="20"/>
              </w:rPr>
              <w:t>organización</w:t>
            </w:r>
            <w:commentRangeEnd w:id="85"/>
            <w:r w:rsidRPr="00C803C0">
              <w:commentReference w:id="85"/>
            </w:r>
            <w:r w:rsidRPr="00C803C0">
              <w:rPr>
                <w:b w:val="0"/>
                <w:sz w:val="20"/>
                <w:szCs w:val="20"/>
              </w:rPr>
              <w:t>.</w:t>
            </w:r>
          </w:p>
        </w:tc>
      </w:tr>
    </w:tbl>
    <w:p w14:paraId="0000015B" w14:textId="77777777" w:rsidR="00BE3C69" w:rsidRPr="00C803C0" w:rsidRDefault="00BE3C69">
      <w:pPr>
        <w:jc w:val="both"/>
        <w:rPr>
          <w:color w:val="7F7F7F"/>
          <w:sz w:val="18"/>
          <w:szCs w:val="18"/>
        </w:rPr>
      </w:pPr>
    </w:p>
    <w:p w14:paraId="0000015C" w14:textId="464001EF" w:rsidR="00BE3C69" w:rsidRDefault="00BE3C69">
      <w:pPr>
        <w:rPr>
          <w:sz w:val="20"/>
          <w:szCs w:val="20"/>
        </w:rPr>
      </w:pPr>
    </w:p>
    <w:p w14:paraId="2096F682" w14:textId="77777777" w:rsidR="00227032" w:rsidRPr="00C803C0" w:rsidRDefault="00227032">
      <w:pPr>
        <w:rPr>
          <w:sz w:val="20"/>
          <w:szCs w:val="20"/>
        </w:rPr>
      </w:pPr>
    </w:p>
    <w:p w14:paraId="0000015D" w14:textId="77777777" w:rsidR="00BE3C69" w:rsidRPr="00C803C0" w:rsidRDefault="00BE3C69">
      <w:pPr>
        <w:rPr>
          <w:sz w:val="20"/>
          <w:szCs w:val="20"/>
        </w:rPr>
      </w:pPr>
    </w:p>
    <w:p w14:paraId="0000015E" w14:textId="40D4E1B7" w:rsidR="00BE3C69" w:rsidRPr="00C803C0" w:rsidRDefault="007F3B6B" w:rsidP="006035EC">
      <w:pPr>
        <w:numPr>
          <w:ilvl w:val="0"/>
          <w:numId w:val="1"/>
        </w:numPr>
        <w:ind w:left="284"/>
        <w:rPr>
          <w:b/>
          <w:sz w:val="20"/>
          <w:szCs w:val="20"/>
        </w:rPr>
      </w:pPr>
      <w:r w:rsidRPr="00C803C0">
        <w:rPr>
          <w:b/>
          <w:sz w:val="20"/>
          <w:szCs w:val="20"/>
        </w:rPr>
        <w:lastRenderedPageBreak/>
        <w:t>SÍNTESIS</w:t>
      </w:r>
    </w:p>
    <w:p w14:paraId="0000015F" w14:textId="77777777" w:rsidR="00BE3C69" w:rsidRPr="00C803C0" w:rsidRDefault="00BE3C69">
      <w:pPr>
        <w:rPr>
          <w:sz w:val="20"/>
          <w:szCs w:val="20"/>
        </w:rPr>
      </w:pPr>
    </w:p>
    <w:p w14:paraId="00000160" w14:textId="4D54DCFE" w:rsidR="00BE3C69" w:rsidRPr="00C803C0" w:rsidRDefault="00485502" w:rsidP="006035EC">
      <w:pPr>
        <w:spacing w:line="360" w:lineRule="auto"/>
        <w:jc w:val="both"/>
        <w:rPr>
          <w:sz w:val="20"/>
          <w:szCs w:val="20"/>
        </w:rPr>
      </w:pPr>
      <w:r w:rsidRPr="00C803C0">
        <w:rPr>
          <w:sz w:val="20"/>
          <w:szCs w:val="20"/>
        </w:rPr>
        <w:t>Se ha llegado al final de este componente. A continuación</w:t>
      </w:r>
      <w:r w:rsidR="007F3B6B">
        <w:rPr>
          <w:sz w:val="20"/>
          <w:szCs w:val="20"/>
        </w:rPr>
        <w:t>, conozca</w:t>
      </w:r>
      <w:r w:rsidRPr="00C803C0">
        <w:rPr>
          <w:sz w:val="20"/>
          <w:szCs w:val="20"/>
        </w:rPr>
        <w:t xml:space="preserve"> una gráfica que sintetiza las temáticas desarrolladas</w:t>
      </w:r>
      <w:r w:rsidR="007F3B6B">
        <w:rPr>
          <w:sz w:val="20"/>
          <w:szCs w:val="20"/>
        </w:rPr>
        <w:t>:</w:t>
      </w:r>
    </w:p>
    <w:p w14:paraId="00000161" w14:textId="77777777" w:rsidR="00BE3C69" w:rsidRPr="00C803C0" w:rsidRDefault="00BE3C69">
      <w:pPr>
        <w:spacing w:line="360" w:lineRule="auto"/>
        <w:rPr>
          <w:sz w:val="20"/>
          <w:szCs w:val="20"/>
        </w:rPr>
      </w:pPr>
    </w:p>
    <w:p w14:paraId="00000162" w14:textId="5A64FA46" w:rsidR="00BE3C69" w:rsidRPr="00C803C0" w:rsidDel="004A2577" w:rsidRDefault="00485502">
      <w:pPr>
        <w:spacing w:line="360" w:lineRule="auto"/>
        <w:jc w:val="both"/>
        <w:rPr>
          <w:del w:id="86" w:author="JHON JAIRO RODRIGUEZ PEREZ" w:date="2022-03-29T17:52:00Z"/>
          <w:b/>
          <w:sz w:val="20"/>
          <w:szCs w:val="20"/>
        </w:rPr>
      </w:pPr>
      <w:del w:id="87" w:author="JHON JAIRO RODRIGUEZ PEREZ" w:date="2022-03-29T17:52:00Z">
        <w:r w:rsidRPr="00C803C0" w:rsidDel="004A2577">
          <w:rPr>
            <w:b/>
            <w:sz w:val="20"/>
            <w:szCs w:val="20"/>
          </w:rPr>
          <w:delText>Figura 11</w:delText>
        </w:r>
      </w:del>
    </w:p>
    <w:p w14:paraId="00000163" w14:textId="77777777" w:rsidR="00BE3C69" w:rsidRPr="00C803C0" w:rsidRDefault="00485502">
      <w:pPr>
        <w:spacing w:line="360" w:lineRule="auto"/>
        <w:jc w:val="both"/>
        <w:rPr>
          <w:sz w:val="20"/>
          <w:szCs w:val="20"/>
        </w:rPr>
      </w:pPr>
      <w:r w:rsidRPr="00C803C0">
        <w:rPr>
          <w:i/>
          <w:sz w:val="20"/>
          <w:szCs w:val="20"/>
        </w:rPr>
        <w:t>Síntesis</w:t>
      </w:r>
    </w:p>
    <w:p w14:paraId="00000164" w14:textId="2CC13934" w:rsidR="00BE3C69" w:rsidRPr="00C803C0" w:rsidRDefault="00CC3A30">
      <w:pPr>
        <w:spacing w:line="360" w:lineRule="auto"/>
        <w:rPr>
          <w:sz w:val="20"/>
          <w:szCs w:val="20"/>
        </w:rPr>
      </w:pPr>
      <w:sdt>
        <w:sdtPr>
          <w:tag w:val="goog_rdk_35"/>
          <w:id w:val="475880671"/>
          <w:showingPlcHdr/>
        </w:sdtPr>
        <w:sdtEndPr/>
        <w:sdtContent>
          <w:r w:rsidR="004762EA">
            <w:t xml:space="preserve">     </w:t>
          </w:r>
          <w:commentRangeStart w:id="88"/>
        </w:sdtContent>
      </w:sdt>
      <w:r w:rsidR="00485502" w:rsidRPr="00C803C0">
        <w:rPr>
          <w:noProof/>
          <w:lang w:val="es-MX" w:eastAsia="es-MX"/>
        </w:rPr>
        <mc:AlternateContent>
          <mc:Choice Requires="wps">
            <w:drawing>
              <wp:anchor distT="0" distB="0" distL="114300" distR="114300" simplePos="0" relativeHeight="251676672" behindDoc="0" locked="0" layoutInCell="1" hidden="0" allowOverlap="1" wp14:anchorId="3AC3BD80" wp14:editId="02499B2A">
                <wp:simplePos x="0" y="0"/>
                <wp:positionH relativeFrom="column">
                  <wp:posOffset>1</wp:posOffset>
                </wp:positionH>
                <wp:positionV relativeFrom="paragraph">
                  <wp:posOffset>0</wp:posOffset>
                </wp:positionV>
                <wp:extent cx="6365875" cy="1146556"/>
                <wp:effectExtent l="0" t="0" r="0" b="0"/>
                <wp:wrapNone/>
                <wp:docPr id="169" name="Rectángulo 169"/>
                <wp:cNvGraphicFramePr/>
                <a:graphic xmlns:a="http://schemas.openxmlformats.org/drawingml/2006/main">
                  <a:graphicData uri="http://schemas.microsoft.com/office/word/2010/wordprocessingShape">
                    <wps:wsp>
                      <wps:cNvSpPr/>
                      <wps:spPr>
                        <a:xfrm>
                          <a:off x="2169413" y="3213072"/>
                          <a:ext cx="6353175" cy="1133856"/>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E283939" w14:textId="77777777" w:rsidR="00BE3C69" w:rsidRDefault="00485502">
                            <w:pPr>
                              <w:spacing w:line="275" w:lineRule="auto"/>
                              <w:jc w:val="center"/>
                              <w:textDirection w:val="btLr"/>
                            </w:pPr>
                            <w:r>
                              <w:rPr>
                                <w:color w:val="FFFFFF"/>
                                <w:sz w:val="36"/>
                              </w:rPr>
                              <w:t>CF03_gráfico_síntesis</w:t>
                            </w:r>
                          </w:p>
                        </w:txbxContent>
                      </wps:txbx>
                      <wps:bodyPr spcFirstLastPara="1" wrap="square" lIns="91425" tIns="45700" rIns="91425" bIns="45700"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ángulo 169" o:spid="_x0000_s1044" style="position:absolute;margin-left:0;margin-top:0;width:501.25pt;height:90.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" fillcolor="#ed7d31" strokecolor="#42719b" strokeweight="1pt">
                <v:stroke startarrowwidth="narrow" startarrowlength="short" endarrowwidth="narrow" endarrowlength="short" miterlimit="5243f"/>
                <v:textbox inset="2.53958mm,1.2694mm,2.53958mm,1.2694mm">
                  <w:txbxContent>
                    <w:p w14:paraId="0E283939" w14:textId="77777777" w:rsidR="00BE3C69" w:rsidRDefault="00485502">
                      <w:pPr>
                        <w:spacing w:line="275" w:lineRule="auto"/>
                        <w:jc w:val="center"/>
                        <w:textDirection w:val="btLr"/>
                      </w:pPr>
                      <w:r>
                        <w:rPr>
                          <w:color w:val="FFFFFF"/>
                          <w:sz w:val="36"/>
                        </w:rPr>
                        <w:t>CF03_gráfico_síntesis</w:t>
                      </w:r>
                    </w:p>
                  </w:txbxContent>
                </v:textbox>
              </v:rect>
            </w:pict>
          </mc:Fallback>
        </mc:AlternateContent>
      </w:r>
    </w:p>
    <w:commentRangeEnd w:id="88"/>
    <w:p w14:paraId="00000165" w14:textId="77777777" w:rsidR="00BE3C69" w:rsidRPr="00C803C0" w:rsidRDefault="00485502">
      <w:pPr>
        <w:spacing w:line="360" w:lineRule="auto"/>
        <w:rPr>
          <w:sz w:val="20"/>
          <w:szCs w:val="20"/>
        </w:rPr>
      </w:pPr>
      <w:r w:rsidRPr="00C803C0">
        <w:commentReference w:id="88"/>
      </w:r>
    </w:p>
    <w:p w14:paraId="00000166" w14:textId="77777777" w:rsidR="00BE3C69" w:rsidRPr="00C803C0" w:rsidRDefault="00BE3C69">
      <w:pPr>
        <w:spacing w:line="360" w:lineRule="auto"/>
        <w:rPr>
          <w:sz w:val="20"/>
          <w:szCs w:val="20"/>
        </w:rPr>
      </w:pPr>
    </w:p>
    <w:p w14:paraId="00000167" w14:textId="77777777" w:rsidR="00BE3C69" w:rsidRPr="00C803C0" w:rsidRDefault="00BE3C69">
      <w:pPr>
        <w:spacing w:line="360" w:lineRule="auto"/>
        <w:rPr>
          <w:sz w:val="20"/>
          <w:szCs w:val="20"/>
        </w:rPr>
      </w:pPr>
    </w:p>
    <w:p w14:paraId="00000168" w14:textId="77777777" w:rsidR="00BE3C69" w:rsidRPr="00C803C0" w:rsidRDefault="00BE3C69">
      <w:pPr>
        <w:spacing w:line="360" w:lineRule="auto"/>
        <w:rPr>
          <w:sz w:val="20"/>
          <w:szCs w:val="20"/>
        </w:rPr>
      </w:pPr>
    </w:p>
    <w:p w14:paraId="00000169" w14:textId="77777777" w:rsidR="00BE3C69" w:rsidRPr="00C803C0" w:rsidRDefault="00BE3C69">
      <w:pPr>
        <w:spacing w:line="360" w:lineRule="auto"/>
        <w:rPr>
          <w:color w:val="948A54"/>
          <w:sz w:val="20"/>
          <w:szCs w:val="20"/>
        </w:rPr>
      </w:pPr>
    </w:p>
    <w:p w14:paraId="0000016A" w14:textId="77777777" w:rsidR="00BE3C69" w:rsidRPr="00C803C0" w:rsidRDefault="00BE3C69">
      <w:pPr>
        <w:rPr>
          <w:color w:val="948A54"/>
          <w:sz w:val="20"/>
          <w:szCs w:val="20"/>
        </w:rPr>
      </w:pPr>
    </w:p>
    <w:p w14:paraId="0000016B" w14:textId="4F641E93" w:rsidR="00BE3C69" w:rsidRPr="00C803C0" w:rsidRDefault="00A86524" w:rsidP="006035EC">
      <w:pPr>
        <w:numPr>
          <w:ilvl w:val="0"/>
          <w:numId w:val="1"/>
        </w:numPr>
        <w:pBdr>
          <w:top w:val="nil"/>
          <w:left w:val="nil"/>
          <w:bottom w:val="nil"/>
          <w:right w:val="nil"/>
          <w:between w:val="nil"/>
        </w:pBdr>
        <w:ind w:left="426" w:hanging="284"/>
        <w:rPr>
          <w:color w:val="7F7F7F"/>
          <w:sz w:val="20"/>
          <w:szCs w:val="20"/>
        </w:rPr>
      </w:pPr>
      <w:r w:rsidRPr="00C803C0">
        <w:rPr>
          <w:b/>
          <w:color w:val="000000"/>
          <w:sz w:val="20"/>
          <w:szCs w:val="20"/>
        </w:rPr>
        <w:t>ACTIVIDADES DIDÁCTICAS</w:t>
      </w:r>
    </w:p>
    <w:p w14:paraId="0000016C" w14:textId="77777777" w:rsidR="00BE3C69" w:rsidRPr="00C803C0" w:rsidRDefault="00BE3C69">
      <w:pPr>
        <w:ind w:left="426"/>
        <w:jc w:val="both"/>
        <w:rPr>
          <w:color w:val="7F7F7F"/>
          <w:sz w:val="20"/>
          <w:szCs w:val="20"/>
        </w:rPr>
      </w:pPr>
    </w:p>
    <w:tbl>
      <w:tblPr>
        <w:tblStyle w:val="aff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BE3C69" w:rsidRPr="00C803C0" w14:paraId="6F9DA443" w14:textId="77777777">
        <w:trPr>
          <w:trHeight w:val="298"/>
        </w:trPr>
        <w:tc>
          <w:tcPr>
            <w:tcW w:w="9541" w:type="dxa"/>
            <w:gridSpan w:val="2"/>
            <w:shd w:val="clear" w:color="auto" w:fill="FAC896"/>
            <w:vAlign w:val="center"/>
          </w:tcPr>
          <w:p w14:paraId="0000016D" w14:textId="77777777" w:rsidR="00BE3C69" w:rsidRPr="00C803C0" w:rsidRDefault="00485502">
            <w:pPr>
              <w:jc w:val="center"/>
              <w:rPr>
                <w:rFonts w:ascii="Calibri" w:eastAsia="Calibri" w:hAnsi="Calibri" w:cs="Calibri"/>
                <w:color w:val="000000"/>
                <w:sz w:val="20"/>
                <w:szCs w:val="20"/>
              </w:rPr>
            </w:pPr>
            <w:r w:rsidRPr="00C803C0">
              <w:rPr>
                <w:rFonts w:ascii="Calibri" w:eastAsia="Calibri" w:hAnsi="Calibri" w:cs="Calibri"/>
                <w:color w:val="000000"/>
                <w:sz w:val="20"/>
                <w:szCs w:val="20"/>
              </w:rPr>
              <w:t>DESCRIPCIÓN DE ACTIVIDAD DIDÁCTICA</w:t>
            </w:r>
          </w:p>
        </w:tc>
      </w:tr>
      <w:tr w:rsidR="00BE3C69" w:rsidRPr="00C803C0" w14:paraId="0DB38838" w14:textId="77777777">
        <w:trPr>
          <w:trHeight w:val="806"/>
        </w:trPr>
        <w:tc>
          <w:tcPr>
            <w:tcW w:w="2835" w:type="dxa"/>
            <w:shd w:val="clear" w:color="auto" w:fill="FAC896"/>
            <w:vAlign w:val="center"/>
          </w:tcPr>
          <w:p w14:paraId="0000016F" w14:textId="77777777" w:rsidR="00BE3C69" w:rsidRPr="00C803C0" w:rsidRDefault="00485502">
            <w:pPr>
              <w:rPr>
                <w:rFonts w:ascii="Calibri" w:eastAsia="Calibri" w:hAnsi="Calibri" w:cs="Calibri"/>
                <w:color w:val="000000"/>
                <w:sz w:val="20"/>
                <w:szCs w:val="20"/>
              </w:rPr>
            </w:pPr>
            <w:r w:rsidRPr="00C803C0">
              <w:rPr>
                <w:rFonts w:ascii="Calibri" w:eastAsia="Calibri" w:hAnsi="Calibri" w:cs="Calibri"/>
                <w:color w:val="000000"/>
                <w:sz w:val="20"/>
                <w:szCs w:val="20"/>
              </w:rPr>
              <w:t>Nombre de la Actividad</w:t>
            </w:r>
          </w:p>
        </w:tc>
        <w:tc>
          <w:tcPr>
            <w:tcW w:w="6706" w:type="dxa"/>
            <w:shd w:val="clear" w:color="auto" w:fill="auto"/>
            <w:vAlign w:val="center"/>
          </w:tcPr>
          <w:p w14:paraId="00000170" w14:textId="77777777" w:rsidR="00BE3C69" w:rsidRPr="006035EC" w:rsidRDefault="00485502">
            <w:pPr>
              <w:rPr>
                <w:rFonts w:eastAsia="Calibri"/>
                <w:b w:val="0"/>
                <w:color w:val="000000"/>
                <w:sz w:val="20"/>
                <w:szCs w:val="20"/>
              </w:rPr>
            </w:pPr>
            <w:r w:rsidRPr="006035EC">
              <w:rPr>
                <w:rFonts w:eastAsia="Calibri"/>
                <w:color w:val="000000"/>
                <w:sz w:val="20"/>
                <w:szCs w:val="20"/>
              </w:rPr>
              <w:t>Seguridad de la información</w:t>
            </w:r>
          </w:p>
        </w:tc>
      </w:tr>
      <w:tr w:rsidR="00BE3C69" w:rsidRPr="00C803C0" w14:paraId="3B7D72C8" w14:textId="77777777">
        <w:trPr>
          <w:trHeight w:val="806"/>
        </w:trPr>
        <w:tc>
          <w:tcPr>
            <w:tcW w:w="2835" w:type="dxa"/>
            <w:shd w:val="clear" w:color="auto" w:fill="FAC896"/>
            <w:vAlign w:val="center"/>
          </w:tcPr>
          <w:p w14:paraId="00000171" w14:textId="77777777" w:rsidR="00BE3C69" w:rsidRPr="00C803C0" w:rsidRDefault="00485502">
            <w:pPr>
              <w:rPr>
                <w:rFonts w:ascii="Calibri" w:eastAsia="Calibri" w:hAnsi="Calibri" w:cs="Calibri"/>
                <w:color w:val="000000"/>
                <w:sz w:val="20"/>
                <w:szCs w:val="20"/>
              </w:rPr>
            </w:pPr>
            <w:r w:rsidRPr="00C803C0">
              <w:rPr>
                <w:rFonts w:ascii="Calibri" w:eastAsia="Calibri" w:hAnsi="Calibri" w:cs="Calibri"/>
                <w:color w:val="000000"/>
                <w:sz w:val="20"/>
                <w:szCs w:val="20"/>
              </w:rPr>
              <w:t>Objetivo de la actividad</w:t>
            </w:r>
          </w:p>
        </w:tc>
        <w:tc>
          <w:tcPr>
            <w:tcW w:w="6706" w:type="dxa"/>
            <w:shd w:val="clear" w:color="auto" w:fill="auto"/>
            <w:vAlign w:val="center"/>
          </w:tcPr>
          <w:p w14:paraId="00000172" w14:textId="6625DAA0" w:rsidR="00BE3C69" w:rsidRPr="006035EC" w:rsidRDefault="00485502">
            <w:pPr>
              <w:rPr>
                <w:rFonts w:eastAsia="Calibri"/>
                <w:b w:val="0"/>
                <w:color w:val="000000"/>
                <w:sz w:val="20"/>
                <w:szCs w:val="20"/>
              </w:rPr>
            </w:pPr>
            <w:r w:rsidRPr="006035EC">
              <w:rPr>
                <w:rFonts w:eastAsia="Calibri"/>
                <w:sz w:val="20"/>
                <w:szCs w:val="20"/>
              </w:rPr>
              <w:t>Validar conocimientos y conceptos aprendidos en el componente</w:t>
            </w:r>
            <w:r w:rsidR="00A86524">
              <w:rPr>
                <w:rFonts w:eastAsia="Calibri"/>
                <w:b w:val="0"/>
                <w:sz w:val="20"/>
                <w:szCs w:val="20"/>
              </w:rPr>
              <w:t>.</w:t>
            </w:r>
          </w:p>
        </w:tc>
      </w:tr>
      <w:tr w:rsidR="00BE3C69" w:rsidRPr="00C803C0" w14:paraId="56A94376" w14:textId="77777777">
        <w:trPr>
          <w:trHeight w:val="806"/>
        </w:trPr>
        <w:tc>
          <w:tcPr>
            <w:tcW w:w="2835" w:type="dxa"/>
            <w:shd w:val="clear" w:color="auto" w:fill="FAC896"/>
            <w:vAlign w:val="center"/>
          </w:tcPr>
          <w:p w14:paraId="00000173" w14:textId="77777777" w:rsidR="00BE3C69" w:rsidRPr="00C803C0" w:rsidRDefault="00485502">
            <w:pPr>
              <w:rPr>
                <w:rFonts w:ascii="Calibri" w:eastAsia="Calibri" w:hAnsi="Calibri" w:cs="Calibri"/>
                <w:color w:val="000000"/>
                <w:sz w:val="20"/>
                <w:szCs w:val="20"/>
              </w:rPr>
            </w:pPr>
            <w:r w:rsidRPr="00C803C0">
              <w:rPr>
                <w:rFonts w:ascii="Calibri" w:eastAsia="Calibri" w:hAnsi="Calibri" w:cs="Calibri"/>
                <w:color w:val="000000"/>
                <w:sz w:val="20"/>
                <w:szCs w:val="20"/>
              </w:rPr>
              <w:t>Tipo de actividad sugerida</w:t>
            </w:r>
          </w:p>
        </w:tc>
        <w:tc>
          <w:tcPr>
            <w:tcW w:w="6706" w:type="dxa"/>
            <w:shd w:val="clear" w:color="auto" w:fill="auto"/>
            <w:vAlign w:val="center"/>
          </w:tcPr>
          <w:p w14:paraId="00000174" w14:textId="77777777" w:rsidR="00BE3C69" w:rsidRPr="006035EC" w:rsidRDefault="00485502">
            <w:pPr>
              <w:rPr>
                <w:rFonts w:eastAsia="Calibri"/>
                <w:color w:val="000000"/>
                <w:sz w:val="20"/>
                <w:szCs w:val="20"/>
              </w:rPr>
            </w:pPr>
            <w:r w:rsidRPr="006035EC">
              <w:rPr>
                <w:noProof/>
                <w:sz w:val="20"/>
                <w:szCs w:val="20"/>
                <w:lang w:val="es-MX" w:eastAsia="es-MX"/>
              </w:rPr>
              <w:drawing>
                <wp:inline distT="0" distB="0" distL="0" distR="0" wp14:anchorId="5CD24E8E" wp14:editId="0B1C958D">
                  <wp:extent cx="787829" cy="778934"/>
                  <wp:effectExtent l="0" t="0" r="0" b="0"/>
                  <wp:docPr id="18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l="27006" r="54096" b="67685"/>
                          <a:stretch>
                            <a:fillRect/>
                          </a:stretch>
                        </pic:blipFill>
                        <pic:spPr>
                          <a:xfrm>
                            <a:off x="0" y="0"/>
                            <a:ext cx="787829" cy="778934"/>
                          </a:xfrm>
                          <a:prstGeom prst="rect">
                            <a:avLst/>
                          </a:prstGeom>
                          <a:ln/>
                        </pic:spPr>
                      </pic:pic>
                    </a:graphicData>
                  </a:graphic>
                </wp:inline>
              </w:drawing>
            </w:r>
          </w:p>
        </w:tc>
      </w:tr>
      <w:tr w:rsidR="00BE3C69" w:rsidRPr="00C803C0" w14:paraId="368DF9C8" w14:textId="77777777">
        <w:trPr>
          <w:trHeight w:val="806"/>
        </w:trPr>
        <w:tc>
          <w:tcPr>
            <w:tcW w:w="2835" w:type="dxa"/>
            <w:shd w:val="clear" w:color="auto" w:fill="FAC896"/>
            <w:vAlign w:val="center"/>
          </w:tcPr>
          <w:p w14:paraId="00000175" w14:textId="77777777" w:rsidR="00BE3C69" w:rsidRPr="00C803C0" w:rsidRDefault="00485502">
            <w:pPr>
              <w:rPr>
                <w:rFonts w:ascii="Calibri" w:eastAsia="Calibri" w:hAnsi="Calibri" w:cs="Calibri"/>
                <w:color w:val="000000"/>
                <w:sz w:val="20"/>
                <w:szCs w:val="20"/>
              </w:rPr>
            </w:pPr>
            <w:r w:rsidRPr="00C803C0">
              <w:rPr>
                <w:rFonts w:ascii="Calibri" w:eastAsia="Calibri" w:hAnsi="Calibri" w:cs="Calibri"/>
                <w:color w:val="000000"/>
                <w:sz w:val="20"/>
                <w:szCs w:val="20"/>
              </w:rPr>
              <w:t xml:space="preserve">Archivo de la actividad </w:t>
            </w:r>
          </w:p>
          <w:p w14:paraId="00000176" w14:textId="77777777" w:rsidR="00BE3C69" w:rsidRPr="00C803C0" w:rsidRDefault="00485502">
            <w:pPr>
              <w:rPr>
                <w:rFonts w:ascii="Calibri" w:eastAsia="Calibri" w:hAnsi="Calibri" w:cs="Calibri"/>
                <w:color w:val="000000"/>
                <w:sz w:val="20"/>
                <w:szCs w:val="20"/>
              </w:rPr>
            </w:pPr>
            <w:r w:rsidRPr="00C803C0">
              <w:rPr>
                <w:rFonts w:ascii="Calibri" w:eastAsia="Calibri" w:hAnsi="Calibri" w:cs="Calibri"/>
                <w:color w:val="000000"/>
                <w:sz w:val="20"/>
                <w:szCs w:val="20"/>
              </w:rPr>
              <w:t>(Anexo donde se describe la actividad propuesta)</w:t>
            </w:r>
          </w:p>
        </w:tc>
        <w:tc>
          <w:tcPr>
            <w:tcW w:w="6706" w:type="dxa"/>
            <w:shd w:val="clear" w:color="auto" w:fill="auto"/>
            <w:vAlign w:val="center"/>
          </w:tcPr>
          <w:p w14:paraId="00000177" w14:textId="77777777" w:rsidR="00BE3C69" w:rsidRPr="006035EC" w:rsidRDefault="00485502">
            <w:pPr>
              <w:rPr>
                <w:rFonts w:eastAsia="Calibri"/>
                <w:b w:val="0"/>
                <w:i/>
                <w:color w:val="999999"/>
                <w:sz w:val="20"/>
                <w:szCs w:val="20"/>
              </w:rPr>
            </w:pPr>
            <w:r w:rsidRPr="006035EC">
              <w:rPr>
                <w:rFonts w:eastAsia="Calibri"/>
                <w:i/>
                <w:color w:val="000000"/>
                <w:sz w:val="20"/>
                <w:szCs w:val="20"/>
              </w:rPr>
              <w:t>Formatos DI: CF03_Actividad didáctica</w:t>
            </w:r>
          </w:p>
        </w:tc>
      </w:tr>
    </w:tbl>
    <w:p w14:paraId="00000178" w14:textId="77777777" w:rsidR="00BE3C69" w:rsidRPr="00C803C0" w:rsidRDefault="00BE3C69">
      <w:pPr>
        <w:ind w:left="426"/>
        <w:jc w:val="both"/>
        <w:rPr>
          <w:color w:val="7F7F7F"/>
          <w:sz w:val="20"/>
          <w:szCs w:val="20"/>
        </w:rPr>
      </w:pPr>
    </w:p>
    <w:p w14:paraId="00000179" w14:textId="77777777" w:rsidR="00BE3C69" w:rsidRPr="00C803C0" w:rsidRDefault="00BE3C69">
      <w:pPr>
        <w:rPr>
          <w:b/>
          <w:sz w:val="20"/>
          <w:szCs w:val="20"/>
        </w:rPr>
      </w:pPr>
    </w:p>
    <w:p w14:paraId="0000017A" w14:textId="0EF87677" w:rsidR="00BE3C69" w:rsidRPr="00C803C0" w:rsidRDefault="00A86524" w:rsidP="006035EC">
      <w:pPr>
        <w:numPr>
          <w:ilvl w:val="0"/>
          <w:numId w:val="1"/>
        </w:numPr>
        <w:pBdr>
          <w:top w:val="nil"/>
          <w:left w:val="nil"/>
          <w:bottom w:val="nil"/>
          <w:right w:val="nil"/>
          <w:between w:val="nil"/>
        </w:pBdr>
        <w:ind w:left="284" w:hanging="284"/>
        <w:rPr>
          <w:b/>
          <w:color w:val="000000"/>
          <w:sz w:val="20"/>
          <w:szCs w:val="20"/>
        </w:rPr>
      </w:pPr>
      <w:r w:rsidRPr="00C803C0">
        <w:rPr>
          <w:b/>
          <w:color w:val="000000"/>
          <w:sz w:val="20"/>
          <w:szCs w:val="20"/>
        </w:rPr>
        <w:t>MATERIAL COMPLEMENTARIO</w:t>
      </w:r>
    </w:p>
    <w:p w14:paraId="0000017B" w14:textId="77777777" w:rsidR="00BE3C69" w:rsidRPr="00C803C0" w:rsidRDefault="00BE3C69">
      <w:pPr>
        <w:rPr>
          <w:sz w:val="20"/>
          <w:szCs w:val="20"/>
        </w:rPr>
      </w:pPr>
    </w:p>
    <w:tbl>
      <w:tblPr>
        <w:tblStyle w:val="aff6"/>
        <w:tblW w:w="10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420"/>
        <w:gridCol w:w="1708"/>
        <w:gridCol w:w="2792"/>
      </w:tblGrid>
      <w:tr w:rsidR="00BE3C69" w:rsidRPr="00C803C0" w14:paraId="7FB4476B" w14:textId="77777777">
        <w:trPr>
          <w:trHeight w:val="658"/>
        </w:trPr>
        <w:tc>
          <w:tcPr>
            <w:tcW w:w="2425" w:type="dxa"/>
            <w:shd w:val="clear" w:color="auto" w:fill="F9CB9C"/>
            <w:tcMar>
              <w:top w:w="100" w:type="dxa"/>
              <w:left w:w="100" w:type="dxa"/>
              <w:bottom w:w="100" w:type="dxa"/>
              <w:right w:w="100" w:type="dxa"/>
            </w:tcMar>
            <w:vAlign w:val="center"/>
          </w:tcPr>
          <w:p w14:paraId="0000017C" w14:textId="77777777" w:rsidR="00BE3C69" w:rsidRPr="00C803C0" w:rsidRDefault="00485502">
            <w:pPr>
              <w:jc w:val="center"/>
              <w:rPr>
                <w:sz w:val="20"/>
                <w:szCs w:val="20"/>
              </w:rPr>
            </w:pPr>
            <w:r w:rsidRPr="00C803C0">
              <w:rPr>
                <w:sz w:val="20"/>
                <w:szCs w:val="20"/>
              </w:rPr>
              <w:t>Tema</w:t>
            </w:r>
          </w:p>
        </w:tc>
        <w:tc>
          <w:tcPr>
            <w:tcW w:w="3420" w:type="dxa"/>
            <w:shd w:val="clear" w:color="auto" w:fill="F9CB9C"/>
            <w:tcMar>
              <w:top w:w="100" w:type="dxa"/>
              <w:left w:w="100" w:type="dxa"/>
              <w:bottom w:w="100" w:type="dxa"/>
              <w:right w:w="100" w:type="dxa"/>
            </w:tcMar>
            <w:vAlign w:val="center"/>
          </w:tcPr>
          <w:p w14:paraId="0000017D" w14:textId="77777777" w:rsidR="00BE3C69" w:rsidRPr="00C803C0" w:rsidRDefault="00485502">
            <w:pPr>
              <w:jc w:val="center"/>
              <w:rPr>
                <w:color w:val="000000"/>
                <w:sz w:val="20"/>
                <w:szCs w:val="20"/>
              </w:rPr>
            </w:pPr>
            <w:r w:rsidRPr="00C803C0">
              <w:rPr>
                <w:sz w:val="20"/>
                <w:szCs w:val="20"/>
              </w:rPr>
              <w:t>Referencia APA del Material</w:t>
            </w:r>
          </w:p>
        </w:tc>
        <w:tc>
          <w:tcPr>
            <w:tcW w:w="1708" w:type="dxa"/>
            <w:shd w:val="clear" w:color="auto" w:fill="F9CB9C"/>
            <w:tcMar>
              <w:top w:w="100" w:type="dxa"/>
              <w:left w:w="100" w:type="dxa"/>
              <w:bottom w:w="100" w:type="dxa"/>
              <w:right w:w="100" w:type="dxa"/>
            </w:tcMar>
            <w:vAlign w:val="center"/>
          </w:tcPr>
          <w:p w14:paraId="0000017E" w14:textId="77777777" w:rsidR="00BE3C69" w:rsidRPr="00C803C0" w:rsidRDefault="00485502">
            <w:pPr>
              <w:jc w:val="center"/>
              <w:rPr>
                <w:sz w:val="20"/>
                <w:szCs w:val="20"/>
              </w:rPr>
            </w:pPr>
            <w:r w:rsidRPr="00C803C0">
              <w:rPr>
                <w:sz w:val="20"/>
                <w:szCs w:val="20"/>
              </w:rPr>
              <w:t>Tipo de material</w:t>
            </w:r>
          </w:p>
          <w:p w14:paraId="0000017F" w14:textId="77777777" w:rsidR="00BE3C69" w:rsidRPr="00C803C0" w:rsidRDefault="00485502">
            <w:pPr>
              <w:jc w:val="center"/>
              <w:rPr>
                <w:color w:val="000000"/>
                <w:sz w:val="20"/>
                <w:szCs w:val="20"/>
              </w:rPr>
            </w:pPr>
            <w:r w:rsidRPr="00C803C0">
              <w:rPr>
                <w:sz w:val="20"/>
                <w:szCs w:val="20"/>
              </w:rPr>
              <w:t>(Video, capítulo de libro, artículo, otro)</w:t>
            </w:r>
          </w:p>
        </w:tc>
        <w:tc>
          <w:tcPr>
            <w:tcW w:w="2792" w:type="dxa"/>
            <w:shd w:val="clear" w:color="auto" w:fill="F9CB9C"/>
            <w:tcMar>
              <w:top w:w="100" w:type="dxa"/>
              <w:left w:w="100" w:type="dxa"/>
              <w:bottom w:w="100" w:type="dxa"/>
              <w:right w:w="100" w:type="dxa"/>
            </w:tcMar>
            <w:vAlign w:val="center"/>
          </w:tcPr>
          <w:p w14:paraId="00000180" w14:textId="77777777" w:rsidR="00BE3C69" w:rsidRPr="00C803C0" w:rsidRDefault="00485502">
            <w:pPr>
              <w:jc w:val="center"/>
              <w:rPr>
                <w:sz w:val="20"/>
                <w:szCs w:val="20"/>
              </w:rPr>
            </w:pPr>
            <w:r w:rsidRPr="00C803C0">
              <w:rPr>
                <w:sz w:val="20"/>
                <w:szCs w:val="20"/>
              </w:rPr>
              <w:t>Enlace del Recurso o</w:t>
            </w:r>
          </w:p>
          <w:p w14:paraId="00000181" w14:textId="77777777" w:rsidR="00BE3C69" w:rsidRPr="00C803C0" w:rsidRDefault="00485502">
            <w:pPr>
              <w:jc w:val="center"/>
              <w:rPr>
                <w:color w:val="000000"/>
                <w:sz w:val="20"/>
                <w:szCs w:val="20"/>
              </w:rPr>
            </w:pPr>
            <w:r w:rsidRPr="00C803C0">
              <w:rPr>
                <w:sz w:val="20"/>
                <w:szCs w:val="20"/>
              </w:rPr>
              <w:t>Archivo del documento o material</w:t>
            </w:r>
          </w:p>
        </w:tc>
      </w:tr>
      <w:tr w:rsidR="00BE3C69" w:rsidRPr="00C803C0" w14:paraId="4224C4F0" w14:textId="77777777">
        <w:trPr>
          <w:trHeight w:val="182"/>
        </w:trPr>
        <w:tc>
          <w:tcPr>
            <w:tcW w:w="2425" w:type="dxa"/>
            <w:tcMar>
              <w:top w:w="100" w:type="dxa"/>
              <w:left w:w="100" w:type="dxa"/>
              <w:bottom w:w="100" w:type="dxa"/>
              <w:right w:w="100" w:type="dxa"/>
            </w:tcMar>
          </w:tcPr>
          <w:p w14:paraId="00000182" w14:textId="408004D6" w:rsidR="00BE3C69" w:rsidRPr="00C803C0" w:rsidRDefault="0027492D">
            <w:pPr>
              <w:pBdr>
                <w:top w:val="nil"/>
                <w:left w:val="nil"/>
                <w:bottom w:val="nil"/>
                <w:right w:val="nil"/>
                <w:between w:val="nil"/>
              </w:pBdr>
              <w:rPr>
                <w:b w:val="0"/>
                <w:sz w:val="20"/>
                <w:szCs w:val="20"/>
              </w:rPr>
            </w:pPr>
            <w:r>
              <w:rPr>
                <w:b w:val="0"/>
                <w:sz w:val="20"/>
                <w:szCs w:val="20"/>
              </w:rPr>
              <w:t xml:space="preserve">3. </w:t>
            </w:r>
            <w:r w:rsidR="00485502" w:rsidRPr="00C803C0">
              <w:rPr>
                <w:b w:val="0"/>
                <w:sz w:val="20"/>
                <w:szCs w:val="20"/>
              </w:rPr>
              <w:t>Seguridad física y políticas de seguridad</w:t>
            </w:r>
          </w:p>
        </w:tc>
        <w:tc>
          <w:tcPr>
            <w:tcW w:w="3420" w:type="dxa"/>
            <w:tcMar>
              <w:top w:w="100" w:type="dxa"/>
              <w:left w:w="100" w:type="dxa"/>
              <w:bottom w:w="100" w:type="dxa"/>
              <w:right w:w="100" w:type="dxa"/>
            </w:tcMar>
          </w:tcPr>
          <w:p w14:paraId="72B46686" w14:textId="77777777" w:rsidR="00131CCE" w:rsidRPr="00131CCE" w:rsidRDefault="00485502" w:rsidP="00131CCE">
            <w:pPr>
              <w:rPr>
                <w:ins w:id="89" w:author="JHON JAIRO RODRIGUEZ PEREZ" w:date="2022-03-29T20:35:00Z"/>
                <w:b w:val="0"/>
                <w:sz w:val="20"/>
                <w:szCs w:val="20"/>
                <w:rPrChange w:id="90" w:author="JHON JAIRO RODRIGUEZ PEREZ" w:date="2022-03-29T20:35:00Z">
                  <w:rPr>
                    <w:ins w:id="91" w:author="JHON JAIRO RODRIGUEZ PEREZ" w:date="2022-03-29T20:35:00Z"/>
                    <w:bCs/>
                    <w:i/>
                    <w:sz w:val="20"/>
                    <w:szCs w:val="20"/>
                  </w:rPr>
                </w:rPrChange>
              </w:rPr>
            </w:pPr>
            <w:r w:rsidRPr="00131CCE">
              <w:rPr>
                <w:b w:val="0"/>
                <w:sz w:val="20"/>
                <w:szCs w:val="20"/>
              </w:rPr>
              <w:t xml:space="preserve">Presidencia de la República. (2020). </w:t>
            </w:r>
            <w:r w:rsidRPr="00131CCE">
              <w:rPr>
                <w:sz w:val="20"/>
                <w:szCs w:val="20"/>
                <w:rPrChange w:id="92" w:author="JHON JAIRO RODRIGUEZ PEREZ" w:date="2022-03-29T20:35:00Z">
                  <w:rPr>
                    <w:i/>
                    <w:iCs/>
                    <w:sz w:val="20"/>
                    <w:szCs w:val="20"/>
                  </w:rPr>
                </w:rPrChange>
              </w:rPr>
              <w:t>Manual de políticas de seguridad de la información.</w:t>
            </w:r>
            <w:ins w:id="93" w:author="JHON JAIRO RODRIGUEZ PEREZ" w:date="2022-03-29T20:35:00Z">
              <w:r w:rsidR="00131CCE" w:rsidRPr="00131CCE">
                <w:rPr>
                  <w:sz w:val="20"/>
                  <w:szCs w:val="20"/>
                  <w:rPrChange w:id="94" w:author="JHON JAIRO RODRIGUEZ PEREZ" w:date="2022-03-29T20:35:00Z">
                    <w:rPr>
                      <w:i/>
                      <w:sz w:val="20"/>
                      <w:szCs w:val="20"/>
                    </w:rPr>
                  </w:rPrChange>
                </w:rPr>
                <w:t xml:space="preserve"> https://dapre.presidencia.gov.co/dapre/DocumentosSIGEPRE/M-</w:t>
              </w:r>
              <w:r w:rsidR="00131CCE" w:rsidRPr="00131CCE">
                <w:rPr>
                  <w:sz w:val="20"/>
                  <w:szCs w:val="20"/>
                  <w:rPrChange w:id="95" w:author="JHON JAIRO RODRIGUEZ PEREZ" w:date="2022-03-29T20:35:00Z">
                    <w:rPr>
                      <w:bCs/>
                      <w:i/>
                      <w:sz w:val="20"/>
                      <w:szCs w:val="20"/>
                    </w:rPr>
                  </w:rPrChange>
                </w:rPr>
                <w:lastRenderedPageBreak/>
                <w:t xml:space="preserve">TI-01-Manual-Politicas-Seguridad-Informacion.pdf </w:t>
              </w:r>
            </w:ins>
          </w:p>
          <w:p w14:paraId="00000183" w14:textId="0DCE1519" w:rsidR="00BE3C69" w:rsidRPr="00131CCE" w:rsidRDefault="00BE3C69">
            <w:pPr>
              <w:rPr>
                <w:b w:val="0"/>
                <w:iCs/>
                <w:sz w:val="20"/>
                <w:szCs w:val="20"/>
              </w:rPr>
            </w:pPr>
          </w:p>
        </w:tc>
        <w:tc>
          <w:tcPr>
            <w:tcW w:w="1708" w:type="dxa"/>
            <w:tcMar>
              <w:top w:w="100" w:type="dxa"/>
              <w:left w:w="100" w:type="dxa"/>
              <w:bottom w:w="100" w:type="dxa"/>
              <w:right w:w="100" w:type="dxa"/>
            </w:tcMar>
          </w:tcPr>
          <w:p w14:paraId="00000184" w14:textId="7492AF76" w:rsidR="00BE3C69" w:rsidRPr="00C803C0" w:rsidRDefault="00485502">
            <w:pPr>
              <w:jc w:val="center"/>
              <w:rPr>
                <w:b w:val="0"/>
                <w:sz w:val="20"/>
                <w:szCs w:val="20"/>
              </w:rPr>
            </w:pPr>
            <w:r w:rsidRPr="00C803C0">
              <w:rPr>
                <w:b w:val="0"/>
                <w:sz w:val="20"/>
                <w:szCs w:val="20"/>
              </w:rPr>
              <w:lastRenderedPageBreak/>
              <w:t>Manual</w:t>
            </w:r>
          </w:p>
        </w:tc>
        <w:tc>
          <w:tcPr>
            <w:tcW w:w="2792" w:type="dxa"/>
            <w:tcMar>
              <w:top w:w="100" w:type="dxa"/>
              <w:left w:w="100" w:type="dxa"/>
              <w:bottom w:w="100" w:type="dxa"/>
              <w:right w:w="100" w:type="dxa"/>
            </w:tcMar>
          </w:tcPr>
          <w:p w14:paraId="00000185" w14:textId="0B211599" w:rsidR="00BE3C69" w:rsidRPr="0027492D" w:rsidRDefault="00CC3A30">
            <w:pPr>
              <w:rPr>
                <w:b w:val="0"/>
                <w:sz w:val="20"/>
                <w:szCs w:val="20"/>
              </w:rPr>
            </w:pPr>
            <w:hyperlink r:id="rId17" w:history="1">
              <w:r w:rsidR="0027492D" w:rsidRPr="0027492D">
                <w:rPr>
                  <w:rStyle w:val="Hipervnculo"/>
                  <w:sz w:val="20"/>
                  <w:szCs w:val="20"/>
                </w:rPr>
                <w:t>https://dapre.presidencia.gov.co/dapre/DocumentosSIGEPRE/M-TI-01-Manual-Politicas-Seguridad-Informacion.pdf</w:t>
              </w:r>
            </w:hyperlink>
            <w:r w:rsidR="0027492D" w:rsidRPr="0027492D">
              <w:rPr>
                <w:b w:val="0"/>
                <w:sz w:val="20"/>
                <w:szCs w:val="20"/>
              </w:rPr>
              <w:t xml:space="preserve"> </w:t>
            </w:r>
          </w:p>
        </w:tc>
      </w:tr>
      <w:tr w:rsidR="00BE3C69" w:rsidRPr="00C803C0" w14:paraId="17A408C7" w14:textId="77777777">
        <w:trPr>
          <w:trHeight w:val="385"/>
        </w:trPr>
        <w:tc>
          <w:tcPr>
            <w:tcW w:w="2425" w:type="dxa"/>
            <w:tcMar>
              <w:top w:w="100" w:type="dxa"/>
              <w:left w:w="100" w:type="dxa"/>
              <w:bottom w:w="100" w:type="dxa"/>
              <w:right w:w="100" w:type="dxa"/>
            </w:tcMar>
          </w:tcPr>
          <w:p w14:paraId="00000186" w14:textId="30A935D4" w:rsidR="00BE3C69" w:rsidRPr="00C803C0" w:rsidRDefault="0027492D">
            <w:pPr>
              <w:rPr>
                <w:b w:val="0"/>
                <w:sz w:val="20"/>
                <w:szCs w:val="20"/>
              </w:rPr>
            </w:pPr>
            <w:r>
              <w:rPr>
                <w:b w:val="0"/>
                <w:sz w:val="20"/>
                <w:szCs w:val="20"/>
              </w:rPr>
              <w:lastRenderedPageBreak/>
              <w:t xml:space="preserve">4. </w:t>
            </w:r>
            <w:r w:rsidR="00485502" w:rsidRPr="00C803C0">
              <w:rPr>
                <w:b w:val="0"/>
                <w:sz w:val="20"/>
                <w:szCs w:val="20"/>
              </w:rPr>
              <w:t>Estándar ISO27001 y estándares para el manejo de la seguridad informática</w:t>
            </w:r>
          </w:p>
        </w:tc>
        <w:tc>
          <w:tcPr>
            <w:tcW w:w="3420" w:type="dxa"/>
            <w:tcMar>
              <w:top w:w="100" w:type="dxa"/>
              <w:left w:w="100" w:type="dxa"/>
              <w:bottom w:w="100" w:type="dxa"/>
              <w:right w:w="100" w:type="dxa"/>
            </w:tcMar>
          </w:tcPr>
          <w:p w14:paraId="00000187" w14:textId="3B5D6F72" w:rsidR="00BE3C69" w:rsidRPr="00131CCE" w:rsidRDefault="0027492D">
            <w:pPr>
              <w:rPr>
                <w:b w:val="0"/>
                <w:iCs/>
                <w:sz w:val="20"/>
                <w:szCs w:val="20"/>
              </w:rPr>
            </w:pPr>
            <w:r>
              <w:rPr>
                <w:b w:val="0"/>
                <w:sz w:val="20"/>
                <w:szCs w:val="20"/>
              </w:rPr>
              <w:t>NQA</w:t>
            </w:r>
            <w:r w:rsidR="00485502" w:rsidRPr="00C803C0">
              <w:rPr>
                <w:b w:val="0"/>
                <w:sz w:val="20"/>
                <w:szCs w:val="20"/>
              </w:rPr>
              <w:t xml:space="preserve">. (s.f.). </w:t>
            </w:r>
            <w:r w:rsidR="00485502" w:rsidRPr="006035EC">
              <w:rPr>
                <w:i/>
                <w:sz w:val="20"/>
                <w:szCs w:val="20"/>
              </w:rPr>
              <w:t>ISO 27001:2013.</w:t>
            </w:r>
            <w:r w:rsidR="00485502" w:rsidRPr="00C803C0">
              <w:rPr>
                <w:b w:val="0"/>
                <w:sz w:val="20"/>
                <w:szCs w:val="20"/>
              </w:rPr>
              <w:t xml:space="preserve"> </w:t>
            </w:r>
            <w:r w:rsidR="00485502" w:rsidRPr="00C803C0">
              <w:rPr>
                <w:b w:val="0"/>
                <w:i/>
                <w:sz w:val="20"/>
                <w:szCs w:val="20"/>
              </w:rPr>
              <w:t xml:space="preserve">Guía de implantación para la seguridad de la información. </w:t>
            </w:r>
            <w:ins w:id="96" w:author="JHON JAIRO RODRIGUEZ PEREZ" w:date="2022-03-29T20:35:00Z">
              <w:r w:rsidR="00131CCE">
                <w:rPr>
                  <w:iCs/>
                  <w:sz w:val="20"/>
                  <w:szCs w:val="20"/>
                </w:rPr>
                <w:fldChar w:fldCharType="begin"/>
              </w:r>
              <w:r w:rsidR="00131CCE">
                <w:rPr>
                  <w:iCs/>
                  <w:sz w:val="20"/>
                  <w:szCs w:val="20"/>
                </w:rPr>
                <w:instrText xml:space="preserve"> HYPERLINK "</w:instrText>
              </w:r>
              <w:r w:rsidR="00131CCE" w:rsidRPr="00131CCE">
                <w:rPr>
                  <w:iCs/>
                  <w:sz w:val="20"/>
                  <w:szCs w:val="20"/>
                  <w:rPrChange w:id="97" w:author="JHON JAIRO RODRIGUEZ PEREZ" w:date="2022-03-29T20:35:00Z">
                    <w:rPr>
                      <w:i/>
                      <w:sz w:val="20"/>
                      <w:szCs w:val="20"/>
                    </w:rPr>
                  </w:rPrChange>
                </w:rPr>
                <w:instrText>https://www.nqa.com/medialibraries/NQA/NQA-Media-Library/PDFs/Spanish%20QRFs%20and%20PDFs/NQA-ISO-27001-Guia-de-implantacion.pdf</w:instrText>
              </w:r>
              <w:r w:rsidR="00131CCE">
                <w:rPr>
                  <w:iCs/>
                  <w:sz w:val="20"/>
                  <w:szCs w:val="20"/>
                </w:rPr>
                <w:instrText xml:space="preserve">" </w:instrText>
              </w:r>
              <w:r w:rsidR="00131CCE">
                <w:rPr>
                  <w:iCs/>
                  <w:sz w:val="20"/>
                  <w:szCs w:val="20"/>
                </w:rPr>
                <w:fldChar w:fldCharType="separate"/>
              </w:r>
              <w:r w:rsidR="00131CCE" w:rsidRPr="00F965F6">
                <w:rPr>
                  <w:rStyle w:val="Hipervnculo"/>
                  <w:iCs/>
                  <w:rPrChange w:id="98" w:author="JHON JAIRO RODRIGUEZ PEREZ" w:date="2022-03-29T20:35:00Z">
                    <w:rPr>
                      <w:i/>
                      <w:sz w:val="20"/>
                      <w:szCs w:val="20"/>
                    </w:rPr>
                  </w:rPrChange>
                </w:rPr>
                <w:t>https://www.nqa.com/medialibraries/NQA/NQA-Media-Library/PDFs/Spanish%20QRFs%20and%20PDFs/NQA-ISO-27001-Guia-de-implantacion.pdf</w:t>
              </w:r>
              <w:r w:rsidR="00131CCE">
                <w:rPr>
                  <w:iCs/>
                  <w:sz w:val="20"/>
                  <w:szCs w:val="20"/>
                </w:rPr>
                <w:fldChar w:fldCharType="end"/>
              </w:r>
            </w:ins>
          </w:p>
        </w:tc>
        <w:tc>
          <w:tcPr>
            <w:tcW w:w="1708" w:type="dxa"/>
            <w:tcMar>
              <w:top w:w="100" w:type="dxa"/>
              <w:left w:w="100" w:type="dxa"/>
              <w:bottom w:w="100" w:type="dxa"/>
              <w:right w:w="100" w:type="dxa"/>
            </w:tcMar>
          </w:tcPr>
          <w:p w14:paraId="00000188" w14:textId="18E88E1B" w:rsidR="00BE3C69" w:rsidRPr="00C803C0" w:rsidRDefault="004202E6">
            <w:pPr>
              <w:jc w:val="center"/>
              <w:rPr>
                <w:sz w:val="20"/>
                <w:szCs w:val="20"/>
              </w:rPr>
            </w:pPr>
            <w:r w:rsidRPr="00C803C0">
              <w:rPr>
                <w:b w:val="0"/>
                <w:sz w:val="20"/>
                <w:szCs w:val="20"/>
              </w:rPr>
              <w:t>Guía</w:t>
            </w:r>
          </w:p>
        </w:tc>
        <w:tc>
          <w:tcPr>
            <w:tcW w:w="2792" w:type="dxa"/>
            <w:tcMar>
              <w:top w:w="100" w:type="dxa"/>
              <w:left w:w="100" w:type="dxa"/>
              <w:bottom w:w="100" w:type="dxa"/>
              <w:right w:w="100" w:type="dxa"/>
            </w:tcMar>
          </w:tcPr>
          <w:p w14:paraId="00000189" w14:textId="655C1C43" w:rsidR="00BE3C69" w:rsidRPr="0027492D" w:rsidRDefault="00CC3A30">
            <w:pPr>
              <w:rPr>
                <w:b w:val="0"/>
                <w:sz w:val="20"/>
                <w:szCs w:val="20"/>
              </w:rPr>
            </w:pPr>
            <w:hyperlink r:id="rId18" w:history="1">
              <w:r w:rsidR="0027492D" w:rsidRPr="0027492D">
                <w:rPr>
                  <w:rStyle w:val="Hipervnculo"/>
                  <w:sz w:val="20"/>
                  <w:szCs w:val="20"/>
                </w:rPr>
                <w:t>https://www.nqa.com/medialibraries/NQA/NQA-Media-Library/PDFs/Spanish%20QRFs%20and%20PDFs/NQA-ISO-27001-Guia-de-implantacion.pdf</w:t>
              </w:r>
            </w:hyperlink>
            <w:r w:rsidR="0027492D" w:rsidRPr="0027492D">
              <w:rPr>
                <w:b w:val="0"/>
                <w:sz w:val="20"/>
                <w:szCs w:val="20"/>
              </w:rPr>
              <w:t xml:space="preserve"> </w:t>
            </w:r>
          </w:p>
        </w:tc>
      </w:tr>
      <w:tr w:rsidR="00BE3C69" w:rsidRPr="00C803C0" w14:paraId="0AF168C1" w14:textId="77777777">
        <w:trPr>
          <w:trHeight w:val="385"/>
        </w:trPr>
        <w:tc>
          <w:tcPr>
            <w:tcW w:w="2425" w:type="dxa"/>
            <w:tcMar>
              <w:top w:w="100" w:type="dxa"/>
              <w:left w:w="100" w:type="dxa"/>
              <w:bottom w:w="100" w:type="dxa"/>
              <w:right w:w="100" w:type="dxa"/>
            </w:tcMar>
          </w:tcPr>
          <w:p w14:paraId="0000018A" w14:textId="10A7B59C" w:rsidR="00BE3C69" w:rsidRPr="00C803C0" w:rsidRDefault="0027492D">
            <w:pPr>
              <w:rPr>
                <w:b w:val="0"/>
                <w:sz w:val="20"/>
                <w:szCs w:val="20"/>
              </w:rPr>
            </w:pPr>
            <w:r>
              <w:rPr>
                <w:b w:val="0"/>
                <w:sz w:val="20"/>
                <w:szCs w:val="20"/>
              </w:rPr>
              <w:t xml:space="preserve">4. </w:t>
            </w:r>
            <w:r w:rsidR="00485502" w:rsidRPr="00C803C0">
              <w:rPr>
                <w:b w:val="0"/>
                <w:sz w:val="20"/>
                <w:szCs w:val="20"/>
              </w:rPr>
              <w:t>Estándar ISO27001 y estándares para el manejo de la seguridad informática</w:t>
            </w:r>
          </w:p>
        </w:tc>
        <w:tc>
          <w:tcPr>
            <w:tcW w:w="3420" w:type="dxa"/>
            <w:tcMar>
              <w:top w:w="100" w:type="dxa"/>
              <w:left w:w="100" w:type="dxa"/>
              <w:bottom w:w="100" w:type="dxa"/>
              <w:right w:w="100" w:type="dxa"/>
            </w:tcMar>
          </w:tcPr>
          <w:p w14:paraId="0000018B" w14:textId="32B81F9D" w:rsidR="00BE3C69" w:rsidRPr="00C803C0" w:rsidRDefault="00485502">
            <w:pPr>
              <w:rPr>
                <w:b w:val="0"/>
                <w:sz w:val="20"/>
                <w:szCs w:val="20"/>
              </w:rPr>
            </w:pPr>
            <w:r w:rsidRPr="00C803C0">
              <w:rPr>
                <w:b w:val="0"/>
                <w:sz w:val="20"/>
                <w:szCs w:val="20"/>
              </w:rPr>
              <w:t xml:space="preserve">Jiménez, A. &amp; Salazar, L. X. (2016). </w:t>
            </w:r>
            <w:r w:rsidRPr="00C803C0">
              <w:rPr>
                <w:b w:val="0"/>
                <w:i/>
                <w:sz w:val="20"/>
                <w:szCs w:val="20"/>
              </w:rPr>
              <w:t xml:space="preserve">Análisis de riesgos, amenazas y vulnerabilidades de la Compañía pinzón </w:t>
            </w:r>
            <w:proofErr w:type="spellStart"/>
            <w:r w:rsidRPr="00C803C0">
              <w:rPr>
                <w:b w:val="0"/>
                <w:i/>
                <w:sz w:val="20"/>
                <w:szCs w:val="20"/>
              </w:rPr>
              <w:t>pinzón</w:t>
            </w:r>
            <w:proofErr w:type="spellEnd"/>
            <w:r w:rsidRPr="00C803C0">
              <w:rPr>
                <w:b w:val="0"/>
                <w:i/>
                <w:sz w:val="20"/>
                <w:szCs w:val="20"/>
              </w:rPr>
              <w:t xml:space="preserve"> &amp; asociados en su área de TI.</w:t>
            </w:r>
            <w:r w:rsidRPr="00C803C0">
              <w:rPr>
                <w:b w:val="0"/>
                <w:sz w:val="20"/>
                <w:szCs w:val="20"/>
              </w:rPr>
              <w:t xml:space="preserve"> [Trabajo de grado</w:t>
            </w:r>
            <w:ins w:id="99" w:author="JHON JAIRO RODRIGUEZ PEREZ" w:date="2022-03-29T20:40:00Z">
              <w:r w:rsidR="00FA0AD1">
                <w:rPr>
                  <w:b w:val="0"/>
                  <w:sz w:val="20"/>
                  <w:szCs w:val="20"/>
                </w:rPr>
                <w:t xml:space="preserve">, </w:t>
              </w:r>
              <w:r w:rsidR="00FA0AD1" w:rsidRPr="00FA0AD1">
                <w:rPr>
                  <w:b w:val="0"/>
                  <w:sz w:val="20"/>
                  <w:szCs w:val="20"/>
                </w:rPr>
                <w:t xml:space="preserve">Ingeniería </w:t>
              </w:r>
            </w:ins>
            <w:ins w:id="100" w:author="JHON JAIRO RODRIGUEZ PEREZ" w:date="2022-03-29T20:41:00Z">
              <w:r w:rsidR="00FA0AD1">
                <w:rPr>
                  <w:b w:val="0"/>
                  <w:sz w:val="20"/>
                  <w:szCs w:val="20"/>
                </w:rPr>
                <w:t>d</w:t>
              </w:r>
            </w:ins>
            <w:ins w:id="101" w:author="JHON JAIRO RODRIGUEZ PEREZ" w:date="2022-03-29T20:40:00Z">
              <w:r w:rsidR="00FA0AD1" w:rsidRPr="00FA0AD1">
                <w:rPr>
                  <w:b w:val="0"/>
                  <w:sz w:val="20"/>
                  <w:szCs w:val="20"/>
                </w:rPr>
                <w:t xml:space="preserve">e Sistemas Universidad Piloto </w:t>
              </w:r>
            </w:ins>
            <w:ins w:id="102" w:author="JHON JAIRO RODRIGUEZ PEREZ" w:date="2022-03-29T20:41:00Z">
              <w:r w:rsidR="00FA0AD1">
                <w:rPr>
                  <w:b w:val="0"/>
                  <w:sz w:val="20"/>
                  <w:szCs w:val="20"/>
                </w:rPr>
                <w:t>d</w:t>
              </w:r>
            </w:ins>
            <w:ins w:id="103" w:author="JHON JAIRO RODRIGUEZ PEREZ" w:date="2022-03-29T20:40:00Z">
              <w:r w:rsidR="00FA0AD1" w:rsidRPr="00FA0AD1">
                <w:rPr>
                  <w:b w:val="0"/>
                  <w:sz w:val="20"/>
                  <w:szCs w:val="20"/>
                </w:rPr>
                <w:t>e Colombia</w:t>
              </w:r>
            </w:ins>
            <w:r w:rsidRPr="00C803C0">
              <w:rPr>
                <w:b w:val="0"/>
                <w:sz w:val="20"/>
                <w:szCs w:val="20"/>
              </w:rPr>
              <w:t>].</w:t>
            </w:r>
            <w:ins w:id="104" w:author="JHON JAIRO RODRIGUEZ PEREZ" w:date="2022-03-29T20:41:00Z">
              <w:r w:rsidR="00FA0AD1">
                <w:rPr>
                  <w:b w:val="0"/>
                  <w:sz w:val="20"/>
                  <w:szCs w:val="20"/>
                </w:rPr>
                <w:t xml:space="preserve"> </w:t>
              </w:r>
              <w:r w:rsidR="00FA0AD1">
                <w:rPr>
                  <w:sz w:val="22"/>
                  <w:szCs w:val="22"/>
                </w:rPr>
                <w:fldChar w:fldCharType="begin"/>
              </w:r>
              <w:r w:rsidR="00FA0AD1">
                <w:instrText xml:space="preserve"> HYPERLINK "http://polux.unipiloto.edu.co:8080/00003291.pdf" </w:instrText>
              </w:r>
              <w:r w:rsidR="00FA0AD1">
                <w:rPr>
                  <w:sz w:val="22"/>
                  <w:szCs w:val="22"/>
                </w:rPr>
                <w:fldChar w:fldCharType="separate"/>
              </w:r>
              <w:r w:rsidR="00FA0AD1" w:rsidRPr="006035EC">
                <w:rPr>
                  <w:rStyle w:val="Hipervnculo"/>
                  <w:sz w:val="20"/>
                  <w:szCs w:val="20"/>
                </w:rPr>
                <w:t>http://polux.unipiloto.edu.co:8080/00003291.pdf</w:t>
              </w:r>
              <w:r w:rsidR="00FA0AD1">
                <w:rPr>
                  <w:rStyle w:val="Hipervnculo"/>
                  <w:sz w:val="20"/>
                  <w:szCs w:val="20"/>
                </w:rPr>
                <w:fldChar w:fldCharType="end"/>
              </w:r>
            </w:ins>
          </w:p>
        </w:tc>
        <w:tc>
          <w:tcPr>
            <w:tcW w:w="1708" w:type="dxa"/>
            <w:tcMar>
              <w:top w:w="100" w:type="dxa"/>
              <w:left w:w="100" w:type="dxa"/>
              <w:bottom w:w="100" w:type="dxa"/>
              <w:right w:w="100" w:type="dxa"/>
            </w:tcMar>
          </w:tcPr>
          <w:p w14:paraId="0000018C" w14:textId="1C04A835" w:rsidR="00BE3C69" w:rsidRPr="00C803C0" w:rsidRDefault="004202E6">
            <w:pPr>
              <w:jc w:val="center"/>
              <w:rPr>
                <w:b w:val="0"/>
                <w:sz w:val="20"/>
                <w:szCs w:val="20"/>
              </w:rPr>
            </w:pPr>
            <w:r>
              <w:rPr>
                <w:b w:val="0"/>
                <w:sz w:val="20"/>
                <w:szCs w:val="20"/>
              </w:rPr>
              <w:t>Trabajo de grado</w:t>
            </w:r>
          </w:p>
        </w:tc>
        <w:tc>
          <w:tcPr>
            <w:tcW w:w="2792" w:type="dxa"/>
            <w:tcMar>
              <w:top w:w="100" w:type="dxa"/>
              <w:left w:w="100" w:type="dxa"/>
              <w:bottom w:w="100" w:type="dxa"/>
              <w:right w:w="100" w:type="dxa"/>
            </w:tcMar>
          </w:tcPr>
          <w:p w14:paraId="0000018D" w14:textId="5D5E5ACF" w:rsidR="00BE3C69" w:rsidRPr="004202E6" w:rsidRDefault="00CC3A30">
            <w:pPr>
              <w:rPr>
                <w:b w:val="0"/>
                <w:sz w:val="20"/>
                <w:szCs w:val="20"/>
              </w:rPr>
            </w:pPr>
            <w:hyperlink r:id="rId19" w:history="1">
              <w:r w:rsidR="004202E6" w:rsidRPr="006035EC">
                <w:rPr>
                  <w:rStyle w:val="Hipervnculo"/>
                  <w:sz w:val="20"/>
                  <w:szCs w:val="20"/>
                </w:rPr>
                <w:t>http://polux.unipiloto.edu.co:8080/00003291.pdf</w:t>
              </w:r>
            </w:hyperlink>
            <w:r w:rsidR="004202E6" w:rsidRPr="006035EC">
              <w:rPr>
                <w:sz w:val="20"/>
                <w:szCs w:val="20"/>
              </w:rPr>
              <w:t xml:space="preserve"> </w:t>
            </w:r>
          </w:p>
        </w:tc>
      </w:tr>
      <w:tr w:rsidR="00BE3C69" w:rsidRPr="00C803C0" w14:paraId="6A4C58E7" w14:textId="77777777">
        <w:trPr>
          <w:trHeight w:val="385"/>
        </w:trPr>
        <w:tc>
          <w:tcPr>
            <w:tcW w:w="2425" w:type="dxa"/>
            <w:tcMar>
              <w:top w:w="100" w:type="dxa"/>
              <w:left w:w="100" w:type="dxa"/>
              <w:bottom w:w="100" w:type="dxa"/>
              <w:right w:w="100" w:type="dxa"/>
            </w:tcMar>
          </w:tcPr>
          <w:p w14:paraId="0000018E" w14:textId="25C48AA6" w:rsidR="00BE3C69" w:rsidRPr="00C803C0" w:rsidRDefault="0027492D">
            <w:pPr>
              <w:rPr>
                <w:b w:val="0"/>
                <w:sz w:val="20"/>
                <w:szCs w:val="20"/>
              </w:rPr>
            </w:pPr>
            <w:r>
              <w:rPr>
                <w:b w:val="0"/>
                <w:sz w:val="20"/>
                <w:szCs w:val="20"/>
              </w:rPr>
              <w:t xml:space="preserve">4. </w:t>
            </w:r>
            <w:r w:rsidR="00485502" w:rsidRPr="00C803C0">
              <w:rPr>
                <w:b w:val="0"/>
                <w:sz w:val="20"/>
                <w:szCs w:val="20"/>
              </w:rPr>
              <w:t>Estándar ISO27001 y estándares para el manejo de la seguridad informática</w:t>
            </w:r>
          </w:p>
        </w:tc>
        <w:tc>
          <w:tcPr>
            <w:tcW w:w="3420" w:type="dxa"/>
            <w:tcMar>
              <w:top w:w="100" w:type="dxa"/>
              <w:left w:w="100" w:type="dxa"/>
              <w:bottom w:w="100" w:type="dxa"/>
              <w:right w:w="100" w:type="dxa"/>
            </w:tcMar>
          </w:tcPr>
          <w:p w14:paraId="25488A09" w14:textId="77777777" w:rsidR="00FA0AD1" w:rsidRPr="00FA0AD1" w:rsidRDefault="00485502" w:rsidP="00FA0AD1">
            <w:pPr>
              <w:rPr>
                <w:ins w:id="105" w:author="JHON JAIRO RODRIGUEZ PEREZ" w:date="2022-03-29T20:42:00Z"/>
                <w:sz w:val="20"/>
                <w:szCs w:val="20"/>
              </w:rPr>
            </w:pPr>
            <w:r w:rsidRPr="00C803C0">
              <w:rPr>
                <w:b w:val="0"/>
                <w:sz w:val="20"/>
                <w:szCs w:val="20"/>
              </w:rPr>
              <w:t xml:space="preserve">CRA. (2009). </w:t>
            </w:r>
            <w:r w:rsidRPr="00FA0AD1">
              <w:rPr>
                <w:iCs/>
                <w:sz w:val="20"/>
                <w:szCs w:val="20"/>
                <w:rPrChange w:id="106" w:author="JHON JAIRO RODRIGUEZ PEREZ" w:date="2022-03-29T20:42:00Z">
                  <w:rPr>
                    <w:i/>
                    <w:sz w:val="20"/>
                    <w:szCs w:val="20"/>
                  </w:rPr>
                </w:rPrChange>
              </w:rPr>
              <w:t>Norma NTC-ISO/IEC 27001 Sistema de gestión de seguridad de información.</w:t>
            </w:r>
            <w:r w:rsidRPr="00FA0AD1">
              <w:rPr>
                <w:b w:val="0"/>
                <w:iCs/>
                <w:sz w:val="20"/>
                <w:szCs w:val="20"/>
              </w:rPr>
              <w:t xml:space="preserve"> </w:t>
            </w:r>
            <w:ins w:id="107" w:author="JHON JAIRO RODRIGUEZ PEREZ" w:date="2022-03-29T20:42:00Z">
              <w:r w:rsidR="00FA0AD1" w:rsidRPr="00FA0AD1">
                <w:rPr>
                  <w:bCs/>
                  <w:iCs/>
                  <w:sz w:val="20"/>
                  <w:szCs w:val="20"/>
                  <w:rPrChange w:id="108" w:author="JHON JAIRO RODRIGUEZ PEREZ" w:date="2022-03-29T20:42:00Z">
                    <w:rPr>
                      <w:sz w:val="20"/>
                      <w:szCs w:val="20"/>
                    </w:rPr>
                  </w:rPrChange>
                </w:rPr>
                <w:t>https://sena-</w:t>
              </w:r>
              <w:r w:rsidR="00FA0AD1" w:rsidRPr="00FA0AD1">
                <w:rPr>
                  <w:bCs/>
                  <w:sz w:val="20"/>
                  <w:szCs w:val="20"/>
                  <w:rPrChange w:id="109" w:author="JHON JAIRO RODRIGUEZ PEREZ" w:date="2022-03-29T20:42:00Z">
                    <w:rPr>
                      <w:sz w:val="20"/>
                      <w:szCs w:val="20"/>
                    </w:rPr>
                  </w:rPrChange>
                </w:rPr>
                <w:t>primo.hosted.exlibrisgroup.com/primo-explore/fulldisplay?docid=sena_virtualprovpro4403&amp;vid=SENA&amp;search_scope=sena_completo&amp;tab=sena_completo&amp;lang=es_ES&amp;context=L</w:t>
              </w:r>
              <w:r w:rsidR="00FA0AD1" w:rsidRPr="00FA0AD1">
                <w:rPr>
                  <w:sz w:val="20"/>
                  <w:szCs w:val="20"/>
                </w:rPr>
                <w:t xml:space="preserve"> </w:t>
              </w:r>
            </w:ins>
          </w:p>
          <w:p w14:paraId="0000018F" w14:textId="6AE4363C" w:rsidR="00BE3C69" w:rsidRPr="00C803C0" w:rsidRDefault="00BE3C69">
            <w:pPr>
              <w:rPr>
                <w:b w:val="0"/>
                <w:sz w:val="20"/>
                <w:szCs w:val="20"/>
              </w:rPr>
            </w:pPr>
          </w:p>
        </w:tc>
        <w:tc>
          <w:tcPr>
            <w:tcW w:w="1708" w:type="dxa"/>
            <w:tcMar>
              <w:top w:w="100" w:type="dxa"/>
              <w:left w:w="100" w:type="dxa"/>
              <w:bottom w:w="100" w:type="dxa"/>
              <w:right w:w="100" w:type="dxa"/>
            </w:tcMar>
          </w:tcPr>
          <w:p w14:paraId="00000190" w14:textId="77777777" w:rsidR="00BE3C69" w:rsidRPr="00C803C0" w:rsidRDefault="00485502">
            <w:pPr>
              <w:jc w:val="center"/>
              <w:rPr>
                <w:b w:val="0"/>
                <w:sz w:val="20"/>
                <w:szCs w:val="20"/>
              </w:rPr>
            </w:pPr>
            <w:r w:rsidRPr="00C803C0">
              <w:rPr>
                <w:b w:val="0"/>
                <w:sz w:val="20"/>
                <w:szCs w:val="20"/>
              </w:rPr>
              <w:t>Libro</w:t>
            </w:r>
          </w:p>
        </w:tc>
        <w:tc>
          <w:tcPr>
            <w:tcW w:w="2792" w:type="dxa"/>
            <w:tcMar>
              <w:top w:w="100" w:type="dxa"/>
              <w:left w:w="100" w:type="dxa"/>
              <w:bottom w:w="100" w:type="dxa"/>
              <w:right w:w="100" w:type="dxa"/>
            </w:tcMar>
          </w:tcPr>
          <w:p w14:paraId="00000191" w14:textId="6C883E98" w:rsidR="00BE3C69" w:rsidRPr="00C10E77" w:rsidRDefault="00CC3A30">
            <w:pPr>
              <w:rPr>
                <w:b w:val="0"/>
                <w:i/>
                <w:sz w:val="20"/>
                <w:szCs w:val="20"/>
              </w:rPr>
            </w:pPr>
            <w:hyperlink r:id="rId20" w:history="1">
              <w:r w:rsidR="00C10E77" w:rsidRPr="00C10E77">
                <w:rPr>
                  <w:rStyle w:val="Hipervnculo"/>
                  <w:sz w:val="20"/>
                  <w:szCs w:val="20"/>
                </w:rPr>
                <w:t>https://sena-primo.hosted.exlibrisgroup.com/primo-explore/fulldisplay?docid=sena_virtualprovpro4403&amp;vid=SENA&amp;search_scope=sena_completo&amp;tab=sena_completo&amp;lang=es_ES&amp;context=L</w:t>
              </w:r>
            </w:hyperlink>
            <w:r w:rsidR="00C10E77" w:rsidRPr="00C10E77">
              <w:rPr>
                <w:b w:val="0"/>
                <w:sz w:val="20"/>
                <w:szCs w:val="20"/>
              </w:rPr>
              <w:t xml:space="preserve"> </w:t>
            </w:r>
          </w:p>
        </w:tc>
      </w:tr>
      <w:tr w:rsidR="00BE3C69" w:rsidRPr="00C803C0" w14:paraId="0DFB76E1" w14:textId="77777777">
        <w:trPr>
          <w:trHeight w:val="385"/>
        </w:trPr>
        <w:tc>
          <w:tcPr>
            <w:tcW w:w="2425" w:type="dxa"/>
            <w:tcMar>
              <w:top w:w="100" w:type="dxa"/>
              <w:left w:w="100" w:type="dxa"/>
              <w:bottom w:w="100" w:type="dxa"/>
              <w:right w:w="100" w:type="dxa"/>
            </w:tcMar>
          </w:tcPr>
          <w:p w14:paraId="00000192" w14:textId="2C028291" w:rsidR="00BE3C69" w:rsidRPr="00C803C0" w:rsidRDefault="0027492D">
            <w:pPr>
              <w:rPr>
                <w:b w:val="0"/>
                <w:sz w:val="20"/>
                <w:szCs w:val="20"/>
              </w:rPr>
            </w:pPr>
            <w:r>
              <w:rPr>
                <w:b w:val="0"/>
                <w:sz w:val="20"/>
                <w:szCs w:val="20"/>
              </w:rPr>
              <w:t xml:space="preserve">4. </w:t>
            </w:r>
            <w:r w:rsidR="00485502" w:rsidRPr="00C803C0">
              <w:rPr>
                <w:b w:val="0"/>
                <w:sz w:val="20"/>
                <w:szCs w:val="20"/>
              </w:rPr>
              <w:t>Estándar ISO27001 y estándares para el manejo de la seguridad informática</w:t>
            </w:r>
          </w:p>
        </w:tc>
        <w:tc>
          <w:tcPr>
            <w:tcW w:w="3420" w:type="dxa"/>
            <w:tcMar>
              <w:top w:w="100" w:type="dxa"/>
              <w:left w:w="100" w:type="dxa"/>
              <w:bottom w:w="100" w:type="dxa"/>
              <w:right w:w="100" w:type="dxa"/>
            </w:tcMar>
          </w:tcPr>
          <w:p w14:paraId="00000193" w14:textId="31AE211F" w:rsidR="00BE3C69" w:rsidRPr="00C803C0" w:rsidRDefault="00485502">
            <w:pPr>
              <w:rPr>
                <w:b w:val="0"/>
                <w:sz w:val="20"/>
                <w:szCs w:val="20"/>
              </w:rPr>
            </w:pPr>
            <w:r w:rsidRPr="00C803C0">
              <w:rPr>
                <w:b w:val="0"/>
                <w:sz w:val="20"/>
                <w:szCs w:val="20"/>
              </w:rPr>
              <w:t xml:space="preserve">Merino Bada, C. &amp; Cañizares Sales, R. (2011). </w:t>
            </w:r>
            <w:r w:rsidRPr="00C803C0">
              <w:rPr>
                <w:b w:val="0"/>
                <w:i/>
                <w:sz w:val="20"/>
                <w:szCs w:val="20"/>
              </w:rPr>
              <w:t>Implantación de un sistema de gestión de seguridad de la información según ISO 27001: un enfoque práctico.</w:t>
            </w:r>
            <w:del w:id="110" w:author="JHON JAIRO RODRIGUEZ PEREZ" w:date="2022-03-29T20:42:00Z">
              <w:r w:rsidRPr="00C803C0" w:rsidDel="00FA0AD1">
                <w:rPr>
                  <w:b w:val="0"/>
                  <w:i/>
                  <w:sz w:val="20"/>
                  <w:szCs w:val="20"/>
                </w:rPr>
                <w:delText xml:space="preserve"> </w:delText>
              </w:r>
              <w:r w:rsidRPr="00C803C0" w:rsidDel="00FA0AD1">
                <w:rPr>
                  <w:b w:val="0"/>
                  <w:sz w:val="20"/>
                  <w:szCs w:val="20"/>
                </w:rPr>
                <w:delText>Madrid:</w:delText>
              </w:r>
            </w:del>
            <w:r w:rsidRPr="00C803C0">
              <w:rPr>
                <w:b w:val="0"/>
                <w:sz w:val="20"/>
                <w:szCs w:val="20"/>
              </w:rPr>
              <w:t xml:space="preserve"> Fundación </w:t>
            </w:r>
            <w:proofErr w:type="spellStart"/>
            <w:r w:rsidRPr="00C803C0">
              <w:rPr>
                <w:b w:val="0"/>
                <w:sz w:val="20"/>
                <w:szCs w:val="20"/>
              </w:rPr>
              <w:t>Confemetal</w:t>
            </w:r>
            <w:proofErr w:type="spellEnd"/>
            <w:r w:rsidR="008420DE">
              <w:rPr>
                <w:b w:val="0"/>
                <w:sz w:val="20"/>
                <w:szCs w:val="20"/>
              </w:rPr>
              <w:t>.</w:t>
            </w:r>
            <w:ins w:id="111" w:author="JHON JAIRO RODRIGUEZ PEREZ" w:date="2022-03-29T20:42:00Z">
              <w:r w:rsidR="00FA0AD1">
                <w:rPr>
                  <w:b w:val="0"/>
                  <w:sz w:val="20"/>
                  <w:szCs w:val="20"/>
                </w:rPr>
                <w:t xml:space="preserve"> </w:t>
              </w:r>
              <w:r w:rsidR="00FA0AD1">
                <w:rPr>
                  <w:sz w:val="20"/>
                  <w:szCs w:val="20"/>
                </w:rPr>
                <w:fldChar w:fldCharType="begin"/>
              </w:r>
              <w:r w:rsidR="00FA0AD1">
                <w:rPr>
                  <w:sz w:val="20"/>
                  <w:szCs w:val="20"/>
                </w:rPr>
                <w:instrText xml:space="preserve"> HYPERLINK "</w:instrText>
              </w:r>
              <w:r w:rsidR="00FA0AD1" w:rsidRPr="00FA0AD1">
                <w:rPr>
                  <w:b w:val="0"/>
                  <w:sz w:val="20"/>
                  <w:szCs w:val="20"/>
                </w:rPr>
                <w:instrText>https://sena-primo.hosted.exlibrisgroup.com/primo-explore/fulldisplay?docid=sena_aleph000069696&amp;vid=SENA&amp;search_scope=sena_completo&amp;tab=sena_completo&amp;lang=es_ES&amp;context=L</w:instrText>
              </w:r>
              <w:r w:rsidR="00FA0AD1">
                <w:rPr>
                  <w:sz w:val="20"/>
                  <w:szCs w:val="20"/>
                </w:rPr>
                <w:instrText xml:space="preserve">" </w:instrText>
              </w:r>
              <w:r w:rsidR="00FA0AD1">
                <w:rPr>
                  <w:sz w:val="20"/>
                  <w:szCs w:val="20"/>
                </w:rPr>
                <w:fldChar w:fldCharType="separate"/>
              </w:r>
              <w:r w:rsidR="00FA0AD1" w:rsidRPr="00F965F6">
                <w:rPr>
                  <w:rStyle w:val="Hipervnculo"/>
                  <w:sz w:val="20"/>
                  <w:szCs w:val="20"/>
                </w:rPr>
                <w:t>https://sena-primo.hosted.exlibrisgroup.com/primo-explore/fulldisplay?docid=sena_aleph000069696&amp;vid=SENA&amp;search_scope=sena_completo&amp;tab=sena_completo&amp;lang=es_ES&amp;context=L</w:t>
              </w:r>
              <w:r w:rsidR="00FA0AD1">
                <w:rPr>
                  <w:sz w:val="20"/>
                  <w:szCs w:val="20"/>
                </w:rPr>
                <w:fldChar w:fldCharType="end"/>
              </w:r>
            </w:ins>
          </w:p>
        </w:tc>
        <w:tc>
          <w:tcPr>
            <w:tcW w:w="1708" w:type="dxa"/>
            <w:tcMar>
              <w:top w:w="100" w:type="dxa"/>
              <w:left w:w="100" w:type="dxa"/>
              <w:bottom w:w="100" w:type="dxa"/>
              <w:right w:w="100" w:type="dxa"/>
            </w:tcMar>
          </w:tcPr>
          <w:p w14:paraId="00000194" w14:textId="77777777" w:rsidR="00BE3C69" w:rsidRPr="00C803C0" w:rsidRDefault="00485502">
            <w:pPr>
              <w:jc w:val="center"/>
              <w:rPr>
                <w:b w:val="0"/>
                <w:sz w:val="20"/>
                <w:szCs w:val="20"/>
              </w:rPr>
            </w:pPr>
            <w:r w:rsidRPr="00C803C0">
              <w:rPr>
                <w:b w:val="0"/>
                <w:sz w:val="20"/>
                <w:szCs w:val="20"/>
              </w:rPr>
              <w:t>Libro</w:t>
            </w:r>
          </w:p>
        </w:tc>
        <w:tc>
          <w:tcPr>
            <w:tcW w:w="2792" w:type="dxa"/>
            <w:tcMar>
              <w:top w:w="100" w:type="dxa"/>
              <w:left w:w="100" w:type="dxa"/>
              <w:bottom w:w="100" w:type="dxa"/>
              <w:right w:w="100" w:type="dxa"/>
            </w:tcMar>
          </w:tcPr>
          <w:p w14:paraId="00000195" w14:textId="425FE068" w:rsidR="00BE3C69" w:rsidRPr="008420DE" w:rsidRDefault="00CC3A30">
            <w:pPr>
              <w:rPr>
                <w:b w:val="0"/>
                <w:sz w:val="20"/>
                <w:szCs w:val="20"/>
              </w:rPr>
            </w:pPr>
            <w:hyperlink r:id="rId21" w:history="1">
              <w:r w:rsidR="008420DE" w:rsidRPr="008420DE">
                <w:rPr>
                  <w:rStyle w:val="Hipervnculo"/>
                  <w:sz w:val="20"/>
                  <w:szCs w:val="20"/>
                </w:rPr>
                <w:t>https://sena-primo.hosted.exlibrisgroup.com/primo-explore/fulldisplay?docid=sena_aleph000069696&amp;vid=SENA&amp;search_scope=sena_completo&amp;tab=sena_completo&amp;lang=es_ES&amp;context=L</w:t>
              </w:r>
            </w:hyperlink>
            <w:r w:rsidR="008420DE" w:rsidRPr="008420DE">
              <w:rPr>
                <w:b w:val="0"/>
                <w:sz w:val="20"/>
                <w:szCs w:val="20"/>
              </w:rPr>
              <w:t xml:space="preserve"> </w:t>
            </w:r>
          </w:p>
        </w:tc>
      </w:tr>
      <w:tr w:rsidR="00BE3C69" w:rsidRPr="00C803C0" w14:paraId="030C4ADE" w14:textId="77777777">
        <w:trPr>
          <w:trHeight w:val="385"/>
        </w:trPr>
        <w:tc>
          <w:tcPr>
            <w:tcW w:w="2425" w:type="dxa"/>
            <w:tcMar>
              <w:top w:w="100" w:type="dxa"/>
              <w:left w:w="100" w:type="dxa"/>
              <w:bottom w:w="100" w:type="dxa"/>
              <w:right w:w="100" w:type="dxa"/>
            </w:tcMar>
          </w:tcPr>
          <w:p w14:paraId="00000196" w14:textId="5F1225BB" w:rsidR="00BE3C69" w:rsidRPr="00C803C0" w:rsidRDefault="0027492D">
            <w:pPr>
              <w:rPr>
                <w:b w:val="0"/>
                <w:sz w:val="20"/>
                <w:szCs w:val="20"/>
              </w:rPr>
            </w:pPr>
            <w:r>
              <w:rPr>
                <w:b w:val="0"/>
                <w:sz w:val="20"/>
                <w:szCs w:val="20"/>
              </w:rPr>
              <w:t xml:space="preserve">5. </w:t>
            </w:r>
            <w:r w:rsidR="00485502" w:rsidRPr="00C803C0">
              <w:rPr>
                <w:b w:val="0"/>
                <w:sz w:val="20"/>
                <w:szCs w:val="20"/>
              </w:rPr>
              <w:t>Análisis de riesgo y recuperación de desastres</w:t>
            </w:r>
          </w:p>
        </w:tc>
        <w:tc>
          <w:tcPr>
            <w:tcW w:w="3420" w:type="dxa"/>
            <w:tcMar>
              <w:top w:w="100" w:type="dxa"/>
              <w:left w:w="100" w:type="dxa"/>
              <w:bottom w:w="100" w:type="dxa"/>
              <w:right w:w="100" w:type="dxa"/>
            </w:tcMar>
          </w:tcPr>
          <w:p w14:paraId="00000197" w14:textId="7FDCA589" w:rsidR="00BE3C69" w:rsidRPr="00C803C0" w:rsidRDefault="00485502">
            <w:pPr>
              <w:rPr>
                <w:b w:val="0"/>
                <w:sz w:val="20"/>
                <w:szCs w:val="20"/>
              </w:rPr>
            </w:pPr>
            <w:r w:rsidRPr="00C803C0">
              <w:rPr>
                <w:b w:val="0"/>
                <w:sz w:val="20"/>
                <w:szCs w:val="20"/>
              </w:rPr>
              <w:t xml:space="preserve">ESAP. (2018). </w:t>
            </w:r>
            <w:r w:rsidRPr="00C803C0">
              <w:rPr>
                <w:b w:val="0"/>
                <w:i/>
                <w:sz w:val="20"/>
                <w:szCs w:val="20"/>
              </w:rPr>
              <w:t>Plan de recuperación de desastres</w:t>
            </w:r>
            <w:r w:rsidRPr="00C803C0">
              <w:rPr>
                <w:b w:val="0"/>
                <w:sz w:val="20"/>
                <w:szCs w:val="20"/>
              </w:rPr>
              <w:t>.</w:t>
            </w:r>
            <w:ins w:id="112" w:author="JHON JAIRO RODRIGUEZ PEREZ" w:date="2022-03-29T20:43:00Z">
              <w:r w:rsidR="00FA0AD1">
                <w:rPr>
                  <w:b w:val="0"/>
                  <w:sz w:val="20"/>
                  <w:szCs w:val="20"/>
                </w:rPr>
                <w:t xml:space="preserve"> </w:t>
              </w:r>
              <w:r w:rsidR="00FA0AD1" w:rsidRPr="00FA0AD1">
                <w:rPr>
                  <w:b w:val="0"/>
                  <w:sz w:val="20"/>
                  <w:szCs w:val="20"/>
                </w:rPr>
                <w:t>https://www.esap.edu.co/portal/wp-</w:t>
              </w:r>
              <w:r w:rsidR="00FA0AD1" w:rsidRPr="00FA0AD1">
                <w:rPr>
                  <w:b w:val="0"/>
                  <w:sz w:val="20"/>
                  <w:szCs w:val="20"/>
                </w:rPr>
                <w:lastRenderedPageBreak/>
                <w:t>content/uploads/2019/03/Plan-de-Recuperaci%C3%B3n-de-Desastres-v1.pdf</w:t>
              </w:r>
            </w:ins>
          </w:p>
        </w:tc>
        <w:tc>
          <w:tcPr>
            <w:tcW w:w="1708" w:type="dxa"/>
            <w:tcMar>
              <w:top w:w="100" w:type="dxa"/>
              <w:left w:w="100" w:type="dxa"/>
              <w:bottom w:w="100" w:type="dxa"/>
              <w:right w:w="100" w:type="dxa"/>
            </w:tcMar>
          </w:tcPr>
          <w:p w14:paraId="00000198" w14:textId="328A8CA0" w:rsidR="00BE3C69" w:rsidRPr="00C803C0" w:rsidRDefault="00485502">
            <w:pPr>
              <w:jc w:val="center"/>
              <w:rPr>
                <w:b w:val="0"/>
                <w:sz w:val="20"/>
                <w:szCs w:val="20"/>
              </w:rPr>
            </w:pPr>
            <w:r w:rsidRPr="00C803C0">
              <w:rPr>
                <w:b w:val="0"/>
                <w:sz w:val="20"/>
                <w:szCs w:val="20"/>
              </w:rPr>
              <w:lastRenderedPageBreak/>
              <w:t>Documento</w:t>
            </w:r>
          </w:p>
        </w:tc>
        <w:tc>
          <w:tcPr>
            <w:tcW w:w="2792" w:type="dxa"/>
            <w:tcMar>
              <w:top w:w="100" w:type="dxa"/>
              <w:left w:w="100" w:type="dxa"/>
              <w:bottom w:w="100" w:type="dxa"/>
              <w:right w:w="100" w:type="dxa"/>
            </w:tcMar>
          </w:tcPr>
          <w:p w14:paraId="00000199" w14:textId="1DE92415" w:rsidR="00BE3C69" w:rsidRPr="007211F1" w:rsidRDefault="00CC3A30">
            <w:pPr>
              <w:rPr>
                <w:b w:val="0"/>
                <w:sz w:val="20"/>
                <w:szCs w:val="20"/>
              </w:rPr>
            </w:pPr>
            <w:hyperlink r:id="rId22" w:history="1">
              <w:r w:rsidR="007211F1" w:rsidRPr="007211F1">
                <w:rPr>
                  <w:rStyle w:val="Hipervnculo"/>
                  <w:sz w:val="20"/>
                  <w:szCs w:val="20"/>
                </w:rPr>
                <w:t>https://www.esap.edu.co/portal/wp-content/uploads/2019/03/Pl</w:t>
              </w:r>
              <w:r w:rsidR="007211F1" w:rsidRPr="007211F1">
                <w:rPr>
                  <w:rStyle w:val="Hipervnculo"/>
                  <w:sz w:val="20"/>
                  <w:szCs w:val="20"/>
                </w:rPr>
                <w:lastRenderedPageBreak/>
                <w:t>an-de-Recuperaci%C3%B3n-de-Desastres-v1.pdf</w:t>
              </w:r>
            </w:hyperlink>
            <w:r w:rsidR="007211F1" w:rsidRPr="007211F1">
              <w:rPr>
                <w:b w:val="0"/>
                <w:sz w:val="20"/>
                <w:szCs w:val="20"/>
              </w:rPr>
              <w:t xml:space="preserve"> </w:t>
            </w:r>
          </w:p>
        </w:tc>
      </w:tr>
      <w:tr w:rsidR="00BE3C69" w:rsidRPr="00C803C0" w14:paraId="09A0D1D0" w14:textId="77777777">
        <w:trPr>
          <w:trHeight w:val="385"/>
        </w:trPr>
        <w:tc>
          <w:tcPr>
            <w:tcW w:w="2425" w:type="dxa"/>
            <w:tcMar>
              <w:top w:w="100" w:type="dxa"/>
              <w:left w:w="100" w:type="dxa"/>
              <w:bottom w:w="100" w:type="dxa"/>
              <w:right w:w="100" w:type="dxa"/>
            </w:tcMar>
          </w:tcPr>
          <w:p w14:paraId="0000019A" w14:textId="0841A075" w:rsidR="00BE3C69" w:rsidRPr="00C803C0" w:rsidRDefault="0027492D">
            <w:pPr>
              <w:rPr>
                <w:b w:val="0"/>
                <w:sz w:val="20"/>
                <w:szCs w:val="20"/>
              </w:rPr>
            </w:pPr>
            <w:r>
              <w:rPr>
                <w:b w:val="0"/>
                <w:sz w:val="20"/>
                <w:szCs w:val="20"/>
              </w:rPr>
              <w:lastRenderedPageBreak/>
              <w:t xml:space="preserve">5. </w:t>
            </w:r>
            <w:r w:rsidR="00485502" w:rsidRPr="00C803C0">
              <w:rPr>
                <w:b w:val="0"/>
                <w:sz w:val="20"/>
                <w:szCs w:val="20"/>
              </w:rPr>
              <w:t>Análisis de riesgo y recuperación de desastres</w:t>
            </w:r>
          </w:p>
        </w:tc>
        <w:tc>
          <w:tcPr>
            <w:tcW w:w="3420" w:type="dxa"/>
            <w:tcMar>
              <w:top w:w="100" w:type="dxa"/>
              <w:left w:w="100" w:type="dxa"/>
              <w:bottom w:w="100" w:type="dxa"/>
              <w:right w:w="100" w:type="dxa"/>
            </w:tcMar>
          </w:tcPr>
          <w:p w14:paraId="0000019B" w14:textId="379F77B9" w:rsidR="00BE3C69" w:rsidRPr="00FA0AD1" w:rsidRDefault="00485502">
            <w:pPr>
              <w:rPr>
                <w:b w:val="0"/>
                <w:iCs/>
                <w:sz w:val="20"/>
                <w:szCs w:val="20"/>
              </w:rPr>
            </w:pPr>
            <w:r w:rsidRPr="00C803C0">
              <w:rPr>
                <w:b w:val="0"/>
                <w:sz w:val="20"/>
                <w:szCs w:val="20"/>
              </w:rPr>
              <w:t xml:space="preserve">ISACA. (s.f.). </w:t>
            </w:r>
            <w:proofErr w:type="spellStart"/>
            <w:r w:rsidRPr="00C803C0">
              <w:rPr>
                <w:b w:val="0"/>
                <w:i/>
                <w:sz w:val="20"/>
                <w:szCs w:val="20"/>
              </w:rPr>
              <w:t>Cobit</w:t>
            </w:r>
            <w:proofErr w:type="spellEnd"/>
            <w:r w:rsidRPr="00C803C0">
              <w:rPr>
                <w:b w:val="0"/>
                <w:i/>
                <w:sz w:val="20"/>
                <w:szCs w:val="20"/>
              </w:rPr>
              <w:t xml:space="preserve"> 5.</w:t>
            </w:r>
            <w:ins w:id="113" w:author="JHON JAIRO RODRIGUEZ PEREZ" w:date="2022-03-29T20:43:00Z">
              <w:r w:rsidR="00FA0AD1">
                <w:rPr>
                  <w:b w:val="0"/>
                  <w:i/>
                  <w:sz w:val="20"/>
                  <w:szCs w:val="20"/>
                </w:rPr>
                <w:t xml:space="preserve"> </w:t>
              </w:r>
              <w:r w:rsidR="00FA0AD1" w:rsidRPr="00FA0AD1">
                <w:rPr>
                  <w:b w:val="0"/>
                  <w:i/>
                  <w:sz w:val="20"/>
                  <w:szCs w:val="20"/>
                </w:rPr>
                <w:t>http://cotana.informatica.edu.bo/downloads/COBIT5-Framework-Spanish.pdf</w:t>
              </w:r>
            </w:ins>
          </w:p>
        </w:tc>
        <w:tc>
          <w:tcPr>
            <w:tcW w:w="1708" w:type="dxa"/>
            <w:tcMar>
              <w:top w:w="100" w:type="dxa"/>
              <w:left w:w="100" w:type="dxa"/>
              <w:bottom w:w="100" w:type="dxa"/>
              <w:right w:w="100" w:type="dxa"/>
            </w:tcMar>
          </w:tcPr>
          <w:p w14:paraId="0000019C" w14:textId="41AA7171" w:rsidR="00BE3C69" w:rsidRPr="00C803C0" w:rsidRDefault="00485502" w:rsidP="006035EC">
            <w:pPr>
              <w:jc w:val="center"/>
              <w:rPr>
                <w:sz w:val="20"/>
                <w:szCs w:val="20"/>
              </w:rPr>
            </w:pPr>
            <w:r w:rsidRPr="00C803C0">
              <w:rPr>
                <w:b w:val="0"/>
                <w:sz w:val="20"/>
                <w:szCs w:val="20"/>
              </w:rPr>
              <w:t>Documento</w:t>
            </w:r>
          </w:p>
        </w:tc>
        <w:tc>
          <w:tcPr>
            <w:tcW w:w="2792" w:type="dxa"/>
            <w:tcMar>
              <w:top w:w="100" w:type="dxa"/>
              <w:left w:w="100" w:type="dxa"/>
              <w:bottom w:w="100" w:type="dxa"/>
              <w:right w:w="100" w:type="dxa"/>
            </w:tcMar>
          </w:tcPr>
          <w:p w14:paraId="0000019D" w14:textId="24AEE48C" w:rsidR="00BE3C69" w:rsidRPr="006035EC" w:rsidRDefault="00CC3A30">
            <w:pPr>
              <w:rPr>
                <w:b w:val="0"/>
                <w:sz w:val="20"/>
                <w:szCs w:val="20"/>
              </w:rPr>
            </w:pPr>
            <w:hyperlink r:id="rId23" w:history="1">
              <w:r w:rsidR="007211F1" w:rsidRPr="006035EC">
                <w:rPr>
                  <w:rStyle w:val="Hipervnculo"/>
                  <w:sz w:val="20"/>
                  <w:szCs w:val="20"/>
                </w:rPr>
                <w:t>http://cotana.informatica.edu.bo/downloads/COBIT5-Framework-Spanish.pdf</w:t>
              </w:r>
            </w:hyperlink>
            <w:r w:rsidR="007211F1" w:rsidRPr="006035EC">
              <w:rPr>
                <w:sz w:val="20"/>
                <w:szCs w:val="20"/>
              </w:rPr>
              <w:t xml:space="preserve"> </w:t>
            </w:r>
          </w:p>
        </w:tc>
      </w:tr>
    </w:tbl>
    <w:p w14:paraId="0000019E" w14:textId="77777777" w:rsidR="00BE3C69" w:rsidRPr="00C803C0" w:rsidRDefault="00BE3C69">
      <w:pPr>
        <w:rPr>
          <w:sz w:val="20"/>
          <w:szCs w:val="20"/>
        </w:rPr>
      </w:pPr>
    </w:p>
    <w:p w14:paraId="0000019F" w14:textId="06D2FEDA" w:rsidR="00BE3C69" w:rsidRDefault="00BE3C69">
      <w:pPr>
        <w:rPr>
          <w:sz w:val="20"/>
          <w:szCs w:val="20"/>
        </w:rPr>
      </w:pPr>
    </w:p>
    <w:p w14:paraId="6787ABB6" w14:textId="5AD36000" w:rsidR="00332A7A" w:rsidRDefault="00332A7A">
      <w:pPr>
        <w:rPr>
          <w:sz w:val="20"/>
          <w:szCs w:val="20"/>
        </w:rPr>
      </w:pPr>
    </w:p>
    <w:p w14:paraId="7A16B5A4" w14:textId="54434605" w:rsidR="00332A7A" w:rsidRDefault="00332A7A">
      <w:pPr>
        <w:rPr>
          <w:sz w:val="20"/>
          <w:szCs w:val="20"/>
        </w:rPr>
      </w:pPr>
    </w:p>
    <w:p w14:paraId="33E207F5" w14:textId="01580931" w:rsidR="00332A7A" w:rsidRDefault="00332A7A">
      <w:pPr>
        <w:rPr>
          <w:sz w:val="20"/>
          <w:szCs w:val="20"/>
        </w:rPr>
      </w:pPr>
    </w:p>
    <w:p w14:paraId="29653F58" w14:textId="2C3BE2B2" w:rsidR="00332A7A" w:rsidRDefault="00332A7A">
      <w:pPr>
        <w:rPr>
          <w:sz w:val="20"/>
          <w:szCs w:val="20"/>
        </w:rPr>
      </w:pPr>
    </w:p>
    <w:p w14:paraId="10748FD6" w14:textId="62BEB34F" w:rsidR="00332A7A" w:rsidRDefault="00332A7A">
      <w:pPr>
        <w:rPr>
          <w:sz w:val="20"/>
          <w:szCs w:val="20"/>
        </w:rPr>
      </w:pPr>
    </w:p>
    <w:p w14:paraId="48F1C67C" w14:textId="7E58710A" w:rsidR="00332A7A" w:rsidRDefault="00332A7A">
      <w:pPr>
        <w:rPr>
          <w:sz w:val="20"/>
          <w:szCs w:val="20"/>
        </w:rPr>
      </w:pPr>
    </w:p>
    <w:p w14:paraId="21F57F5A" w14:textId="622356C4" w:rsidR="00332A7A" w:rsidRDefault="00332A7A">
      <w:pPr>
        <w:rPr>
          <w:sz w:val="20"/>
          <w:szCs w:val="20"/>
        </w:rPr>
      </w:pPr>
    </w:p>
    <w:p w14:paraId="00C48A74" w14:textId="0F00312D" w:rsidR="00332A7A" w:rsidRDefault="00332A7A">
      <w:pPr>
        <w:rPr>
          <w:sz w:val="20"/>
          <w:szCs w:val="20"/>
        </w:rPr>
      </w:pPr>
    </w:p>
    <w:p w14:paraId="156B4532" w14:textId="4F4A56D5" w:rsidR="00332A7A" w:rsidRDefault="00332A7A">
      <w:pPr>
        <w:rPr>
          <w:sz w:val="20"/>
          <w:szCs w:val="20"/>
        </w:rPr>
      </w:pPr>
    </w:p>
    <w:p w14:paraId="71F20C65" w14:textId="77777777" w:rsidR="00332A7A" w:rsidRDefault="00332A7A">
      <w:pPr>
        <w:rPr>
          <w:sz w:val="20"/>
          <w:szCs w:val="20"/>
        </w:rPr>
      </w:pPr>
    </w:p>
    <w:p w14:paraId="275EAAFB" w14:textId="77777777" w:rsidR="0027492D" w:rsidRPr="00C803C0" w:rsidRDefault="0027492D">
      <w:pPr>
        <w:rPr>
          <w:sz w:val="20"/>
          <w:szCs w:val="20"/>
        </w:rPr>
      </w:pPr>
    </w:p>
    <w:p w14:paraId="000001A0" w14:textId="77777777" w:rsidR="00BE3C69" w:rsidRPr="00C803C0" w:rsidRDefault="00BE3C69">
      <w:pPr>
        <w:rPr>
          <w:sz w:val="20"/>
          <w:szCs w:val="20"/>
        </w:rPr>
      </w:pPr>
    </w:p>
    <w:p w14:paraId="000001A1" w14:textId="147402B2" w:rsidR="00BE3C69" w:rsidRPr="00C803C0" w:rsidRDefault="00332A7A" w:rsidP="006035EC">
      <w:pPr>
        <w:numPr>
          <w:ilvl w:val="0"/>
          <w:numId w:val="1"/>
        </w:numPr>
        <w:pBdr>
          <w:top w:val="nil"/>
          <w:left w:val="nil"/>
          <w:bottom w:val="nil"/>
          <w:right w:val="nil"/>
          <w:between w:val="nil"/>
        </w:pBdr>
        <w:ind w:left="284" w:hanging="284"/>
        <w:rPr>
          <w:b/>
          <w:color w:val="000000"/>
          <w:sz w:val="20"/>
          <w:szCs w:val="20"/>
        </w:rPr>
      </w:pPr>
      <w:r w:rsidRPr="00C803C0">
        <w:rPr>
          <w:b/>
          <w:color w:val="000000"/>
          <w:sz w:val="20"/>
          <w:szCs w:val="20"/>
        </w:rPr>
        <w:t>GLOSARIO</w:t>
      </w:r>
    </w:p>
    <w:p w14:paraId="000001A2" w14:textId="77777777" w:rsidR="00BE3C69" w:rsidRPr="00C803C0" w:rsidRDefault="00BE3C69">
      <w:pPr>
        <w:pBdr>
          <w:top w:val="nil"/>
          <w:left w:val="nil"/>
          <w:bottom w:val="nil"/>
          <w:right w:val="nil"/>
          <w:between w:val="nil"/>
        </w:pBdr>
        <w:ind w:left="426"/>
        <w:jc w:val="both"/>
        <w:rPr>
          <w:color w:val="000000"/>
          <w:sz w:val="20"/>
          <w:szCs w:val="20"/>
        </w:rPr>
      </w:pPr>
    </w:p>
    <w:tbl>
      <w:tblPr>
        <w:tblStyle w:val="a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987"/>
      </w:tblGrid>
      <w:tr w:rsidR="00BE3C69" w:rsidRPr="00C803C0" w14:paraId="799DBDA7" w14:textId="77777777">
        <w:trPr>
          <w:trHeight w:val="214"/>
        </w:trPr>
        <w:tc>
          <w:tcPr>
            <w:tcW w:w="1975" w:type="dxa"/>
            <w:shd w:val="clear" w:color="auto" w:fill="F9CB9C"/>
            <w:tcMar>
              <w:top w:w="100" w:type="dxa"/>
              <w:left w:w="100" w:type="dxa"/>
              <w:bottom w:w="100" w:type="dxa"/>
              <w:right w:w="100" w:type="dxa"/>
            </w:tcMar>
          </w:tcPr>
          <w:p w14:paraId="000001A3" w14:textId="77777777" w:rsidR="00BE3C69" w:rsidRPr="00C803C0" w:rsidRDefault="00485502">
            <w:pPr>
              <w:jc w:val="center"/>
              <w:rPr>
                <w:color w:val="000000"/>
                <w:sz w:val="20"/>
                <w:szCs w:val="20"/>
              </w:rPr>
            </w:pPr>
            <w:r w:rsidRPr="00C803C0">
              <w:rPr>
                <w:sz w:val="20"/>
                <w:szCs w:val="20"/>
              </w:rPr>
              <w:t>Término</w:t>
            </w:r>
          </w:p>
        </w:tc>
        <w:tc>
          <w:tcPr>
            <w:tcW w:w="7987" w:type="dxa"/>
            <w:shd w:val="clear" w:color="auto" w:fill="F9CB9C"/>
            <w:tcMar>
              <w:top w:w="100" w:type="dxa"/>
              <w:left w:w="100" w:type="dxa"/>
              <w:bottom w:w="100" w:type="dxa"/>
              <w:right w:w="100" w:type="dxa"/>
            </w:tcMar>
          </w:tcPr>
          <w:p w14:paraId="000001A4" w14:textId="77777777" w:rsidR="00BE3C69" w:rsidRPr="00C803C0" w:rsidRDefault="00485502">
            <w:pPr>
              <w:jc w:val="center"/>
              <w:rPr>
                <w:color w:val="000000"/>
                <w:sz w:val="20"/>
                <w:szCs w:val="20"/>
              </w:rPr>
            </w:pPr>
            <w:r w:rsidRPr="00C803C0">
              <w:rPr>
                <w:color w:val="000000"/>
                <w:sz w:val="20"/>
                <w:szCs w:val="20"/>
              </w:rPr>
              <w:t>Significado</w:t>
            </w:r>
          </w:p>
        </w:tc>
      </w:tr>
      <w:tr w:rsidR="00BE3C69" w:rsidRPr="00C803C0" w14:paraId="33819D21" w14:textId="77777777">
        <w:trPr>
          <w:trHeight w:val="253"/>
        </w:trPr>
        <w:tc>
          <w:tcPr>
            <w:tcW w:w="1975" w:type="dxa"/>
            <w:shd w:val="clear" w:color="auto" w:fill="auto"/>
            <w:tcMar>
              <w:top w:w="100" w:type="dxa"/>
              <w:left w:w="100" w:type="dxa"/>
              <w:bottom w:w="100" w:type="dxa"/>
              <w:right w:w="100" w:type="dxa"/>
            </w:tcMar>
          </w:tcPr>
          <w:p w14:paraId="000001A5" w14:textId="77777777" w:rsidR="00BE3C69" w:rsidRPr="00C803C0" w:rsidRDefault="00485502">
            <w:pPr>
              <w:rPr>
                <w:sz w:val="20"/>
                <w:szCs w:val="20"/>
              </w:rPr>
            </w:pPr>
            <w:proofErr w:type="spellStart"/>
            <w:r w:rsidRPr="00C803C0">
              <w:rPr>
                <w:sz w:val="20"/>
                <w:szCs w:val="20"/>
              </w:rPr>
              <w:t>Cobit</w:t>
            </w:r>
            <w:proofErr w:type="spellEnd"/>
          </w:p>
        </w:tc>
        <w:tc>
          <w:tcPr>
            <w:tcW w:w="7987" w:type="dxa"/>
            <w:shd w:val="clear" w:color="auto" w:fill="auto"/>
            <w:tcMar>
              <w:top w:w="100" w:type="dxa"/>
              <w:left w:w="100" w:type="dxa"/>
              <w:bottom w:w="100" w:type="dxa"/>
              <w:right w:w="100" w:type="dxa"/>
            </w:tcMar>
          </w:tcPr>
          <w:p w14:paraId="000001A6" w14:textId="77777777" w:rsidR="00BE3C69" w:rsidRPr="00C803C0" w:rsidRDefault="00485502" w:rsidP="006035EC">
            <w:pPr>
              <w:jc w:val="both"/>
              <w:rPr>
                <w:sz w:val="20"/>
                <w:szCs w:val="20"/>
              </w:rPr>
            </w:pPr>
            <w:r w:rsidRPr="00C803C0">
              <w:rPr>
                <w:b w:val="0"/>
                <w:sz w:val="20"/>
                <w:szCs w:val="20"/>
              </w:rPr>
              <w:t>Es un estándar de buenas prácticas para generar cultura organizacional y administrar los procesos que involucren tecnología, personas y procesos.</w:t>
            </w:r>
          </w:p>
        </w:tc>
      </w:tr>
      <w:tr w:rsidR="00BE3C69" w:rsidRPr="00C803C0" w14:paraId="0E75D415" w14:textId="77777777">
        <w:trPr>
          <w:trHeight w:val="253"/>
        </w:trPr>
        <w:tc>
          <w:tcPr>
            <w:tcW w:w="1975" w:type="dxa"/>
            <w:shd w:val="clear" w:color="auto" w:fill="auto"/>
            <w:tcMar>
              <w:top w:w="100" w:type="dxa"/>
              <w:left w:w="100" w:type="dxa"/>
              <w:bottom w:w="100" w:type="dxa"/>
              <w:right w:w="100" w:type="dxa"/>
            </w:tcMar>
          </w:tcPr>
          <w:p w14:paraId="000001A7" w14:textId="77777777" w:rsidR="00BE3C69" w:rsidRPr="00C803C0" w:rsidRDefault="00485502">
            <w:pPr>
              <w:rPr>
                <w:sz w:val="20"/>
                <w:szCs w:val="20"/>
              </w:rPr>
            </w:pPr>
            <w:r w:rsidRPr="00C803C0">
              <w:rPr>
                <w:sz w:val="20"/>
                <w:szCs w:val="20"/>
              </w:rPr>
              <w:t>Contingencia</w:t>
            </w:r>
          </w:p>
        </w:tc>
        <w:tc>
          <w:tcPr>
            <w:tcW w:w="7987" w:type="dxa"/>
            <w:shd w:val="clear" w:color="auto" w:fill="auto"/>
            <w:tcMar>
              <w:top w:w="100" w:type="dxa"/>
              <w:left w:w="100" w:type="dxa"/>
              <w:bottom w:w="100" w:type="dxa"/>
              <w:right w:w="100" w:type="dxa"/>
            </w:tcMar>
          </w:tcPr>
          <w:p w14:paraId="000001A8" w14:textId="77777777" w:rsidR="00BE3C69" w:rsidRPr="00C803C0" w:rsidRDefault="00485502" w:rsidP="006035EC">
            <w:pPr>
              <w:jc w:val="both"/>
              <w:rPr>
                <w:sz w:val="20"/>
                <w:szCs w:val="20"/>
              </w:rPr>
            </w:pPr>
            <w:r w:rsidRPr="00C803C0">
              <w:rPr>
                <w:b w:val="0"/>
                <w:sz w:val="20"/>
                <w:szCs w:val="20"/>
              </w:rPr>
              <w:t>Componente que se establece cuando se generan situaciones de riesgo que pueden colocar en peligro la información o procesos de una organización.</w:t>
            </w:r>
          </w:p>
        </w:tc>
      </w:tr>
      <w:tr w:rsidR="00BE3C69" w:rsidRPr="00C803C0" w14:paraId="5955DBFB" w14:textId="77777777">
        <w:trPr>
          <w:trHeight w:val="253"/>
        </w:trPr>
        <w:tc>
          <w:tcPr>
            <w:tcW w:w="1975" w:type="dxa"/>
            <w:shd w:val="clear" w:color="auto" w:fill="auto"/>
            <w:tcMar>
              <w:top w:w="100" w:type="dxa"/>
              <w:left w:w="100" w:type="dxa"/>
              <w:bottom w:w="100" w:type="dxa"/>
              <w:right w:w="100" w:type="dxa"/>
            </w:tcMar>
          </w:tcPr>
          <w:p w14:paraId="000001A9" w14:textId="77777777" w:rsidR="00BE3C69" w:rsidRPr="00C803C0" w:rsidRDefault="00485502">
            <w:pPr>
              <w:rPr>
                <w:sz w:val="20"/>
                <w:szCs w:val="20"/>
              </w:rPr>
            </w:pPr>
            <w:r w:rsidRPr="00C803C0">
              <w:rPr>
                <w:sz w:val="20"/>
                <w:szCs w:val="20"/>
              </w:rPr>
              <w:t>ISO 27001</w:t>
            </w:r>
          </w:p>
        </w:tc>
        <w:tc>
          <w:tcPr>
            <w:tcW w:w="7987" w:type="dxa"/>
            <w:shd w:val="clear" w:color="auto" w:fill="auto"/>
            <w:tcMar>
              <w:top w:w="100" w:type="dxa"/>
              <w:left w:w="100" w:type="dxa"/>
              <w:bottom w:w="100" w:type="dxa"/>
              <w:right w:w="100" w:type="dxa"/>
            </w:tcMar>
          </w:tcPr>
          <w:p w14:paraId="000001AA" w14:textId="77777777" w:rsidR="00BE3C69" w:rsidRPr="00C803C0" w:rsidRDefault="00485502" w:rsidP="006035EC">
            <w:pPr>
              <w:jc w:val="both"/>
              <w:rPr>
                <w:sz w:val="20"/>
                <w:szCs w:val="20"/>
              </w:rPr>
            </w:pPr>
            <w:r w:rsidRPr="00C803C0">
              <w:rPr>
                <w:b w:val="0"/>
                <w:sz w:val="20"/>
                <w:szCs w:val="20"/>
              </w:rPr>
              <w:t>Es un estándar que permite la administración de la tecnología y los procesos que conlleva el aseguramiento de la seguridad de la información.</w:t>
            </w:r>
          </w:p>
        </w:tc>
      </w:tr>
      <w:tr w:rsidR="00BE3C69" w:rsidRPr="00C803C0" w14:paraId="4DE5086B" w14:textId="77777777">
        <w:trPr>
          <w:trHeight w:val="253"/>
        </w:trPr>
        <w:tc>
          <w:tcPr>
            <w:tcW w:w="1975" w:type="dxa"/>
            <w:shd w:val="clear" w:color="auto" w:fill="auto"/>
            <w:tcMar>
              <w:top w:w="100" w:type="dxa"/>
              <w:left w:w="100" w:type="dxa"/>
              <w:bottom w:w="100" w:type="dxa"/>
              <w:right w:w="100" w:type="dxa"/>
            </w:tcMar>
          </w:tcPr>
          <w:p w14:paraId="000001AB" w14:textId="77777777" w:rsidR="00BE3C69" w:rsidRPr="00C803C0" w:rsidRDefault="00485502">
            <w:pPr>
              <w:rPr>
                <w:sz w:val="20"/>
                <w:szCs w:val="20"/>
              </w:rPr>
            </w:pPr>
            <w:r w:rsidRPr="00C803C0">
              <w:rPr>
                <w:sz w:val="20"/>
                <w:szCs w:val="20"/>
              </w:rPr>
              <w:t>Modelo OSI</w:t>
            </w:r>
          </w:p>
        </w:tc>
        <w:tc>
          <w:tcPr>
            <w:tcW w:w="7987" w:type="dxa"/>
            <w:shd w:val="clear" w:color="auto" w:fill="auto"/>
            <w:tcMar>
              <w:top w:w="100" w:type="dxa"/>
              <w:left w:w="100" w:type="dxa"/>
              <w:bottom w:w="100" w:type="dxa"/>
              <w:right w:w="100" w:type="dxa"/>
            </w:tcMar>
          </w:tcPr>
          <w:p w14:paraId="000001AC" w14:textId="77777777" w:rsidR="00BE3C69" w:rsidRPr="00C803C0" w:rsidRDefault="00485502" w:rsidP="006035EC">
            <w:pPr>
              <w:jc w:val="both"/>
              <w:rPr>
                <w:sz w:val="20"/>
                <w:szCs w:val="20"/>
              </w:rPr>
            </w:pPr>
            <w:r w:rsidRPr="00C803C0">
              <w:rPr>
                <w:b w:val="0"/>
                <w:sz w:val="20"/>
                <w:szCs w:val="20"/>
              </w:rPr>
              <w:t>Es un estándar establecido para la comunicación entre dispositivos en todo el mundo.</w:t>
            </w:r>
          </w:p>
        </w:tc>
      </w:tr>
      <w:tr w:rsidR="00BE3C69" w:rsidRPr="00C803C0" w14:paraId="6680E1B6" w14:textId="77777777">
        <w:trPr>
          <w:trHeight w:val="253"/>
        </w:trPr>
        <w:tc>
          <w:tcPr>
            <w:tcW w:w="1975" w:type="dxa"/>
            <w:shd w:val="clear" w:color="auto" w:fill="auto"/>
            <w:tcMar>
              <w:top w:w="100" w:type="dxa"/>
              <w:left w:w="100" w:type="dxa"/>
              <w:bottom w:w="100" w:type="dxa"/>
              <w:right w:w="100" w:type="dxa"/>
            </w:tcMar>
          </w:tcPr>
          <w:p w14:paraId="000001AD" w14:textId="77777777" w:rsidR="00BE3C69" w:rsidRPr="00C803C0" w:rsidRDefault="00485502">
            <w:pPr>
              <w:rPr>
                <w:sz w:val="20"/>
                <w:szCs w:val="20"/>
              </w:rPr>
            </w:pPr>
            <w:r w:rsidRPr="00C803C0">
              <w:rPr>
                <w:sz w:val="20"/>
                <w:szCs w:val="20"/>
              </w:rPr>
              <w:t>PHVA</w:t>
            </w:r>
          </w:p>
        </w:tc>
        <w:tc>
          <w:tcPr>
            <w:tcW w:w="7987" w:type="dxa"/>
            <w:shd w:val="clear" w:color="auto" w:fill="auto"/>
            <w:tcMar>
              <w:top w:w="100" w:type="dxa"/>
              <w:left w:w="100" w:type="dxa"/>
              <w:bottom w:w="100" w:type="dxa"/>
              <w:right w:w="100" w:type="dxa"/>
            </w:tcMar>
          </w:tcPr>
          <w:p w14:paraId="000001AE" w14:textId="77777777" w:rsidR="00BE3C69" w:rsidRPr="00C803C0" w:rsidRDefault="00485502" w:rsidP="006035EC">
            <w:pPr>
              <w:jc w:val="both"/>
              <w:rPr>
                <w:sz w:val="20"/>
                <w:szCs w:val="20"/>
              </w:rPr>
            </w:pPr>
            <w:r w:rsidRPr="00C803C0">
              <w:rPr>
                <w:b w:val="0"/>
                <w:sz w:val="20"/>
                <w:szCs w:val="20"/>
              </w:rPr>
              <w:t>Es un enfoque de trabajo que permite gestionar procesos empresariales y realizar procesos de mejora continua.</w:t>
            </w:r>
          </w:p>
        </w:tc>
      </w:tr>
      <w:tr w:rsidR="00BE3C69" w:rsidRPr="00C803C0" w14:paraId="795FF215" w14:textId="77777777">
        <w:trPr>
          <w:trHeight w:val="253"/>
        </w:trPr>
        <w:tc>
          <w:tcPr>
            <w:tcW w:w="1975" w:type="dxa"/>
            <w:shd w:val="clear" w:color="auto" w:fill="auto"/>
            <w:tcMar>
              <w:top w:w="100" w:type="dxa"/>
              <w:left w:w="100" w:type="dxa"/>
              <w:bottom w:w="100" w:type="dxa"/>
              <w:right w:w="100" w:type="dxa"/>
            </w:tcMar>
          </w:tcPr>
          <w:p w14:paraId="000001AF" w14:textId="77777777" w:rsidR="00BE3C69" w:rsidRPr="00C803C0" w:rsidRDefault="00485502">
            <w:pPr>
              <w:rPr>
                <w:sz w:val="20"/>
                <w:szCs w:val="20"/>
              </w:rPr>
            </w:pPr>
            <w:r w:rsidRPr="00C803C0">
              <w:rPr>
                <w:sz w:val="20"/>
                <w:szCs w:val="20"/>
              </w:rPr>
              <w:t>Planificación</w:t>
            </w:r>
          </w:p>
        </w:tc>
        <w:tc>
          <w:tcPr>
            <w:tcW w:w="7987" w:type="dxa"/>
            <w:shd w:val="clear" w:color="auto" w:fill="auto"/>
            <w:tcMar>
              <w:top w:w="100" w:type="dxa"/>
              <w:left w:w="100" w:type="dxa"/>
              <w:bottom w:w="100" w:type="dxa"/>
              <w:right w:w="100" w:type="dxa"/>
            </w:tcMar>
          </w:tcPr>
          <w:p w14:paraId="000001B0" w14:textId="77777777" w:rsidR="00BE3C69" w:rsidRPr="00C803C0" w:rsidRDefault="00485502" w:rsidP="006035EC">
            <w:pPr>
              <w:jc w:val="both"/>
              <w:rPr>
                <w:sz w:val="20"/>
                <w:szCs w:val="20"/>
              </w:rPr>
            </w:pPr>
            <w:r w:rsidRPr="00C803C0">
              <w:rPr>
                <w:b w:val="0"/>
                <w:sz w:val="20"/>
                <w:szCs w:val="20"/>
              </w:rPr>
              <w:t>Es la manera como se debe estructurar la ruta de trabajo para que los procesos en una organización funcionen de manera correcta.</w:t>
            </w:r>
          </w:p>
        </w:tc>
      </w:tr>
      <w:tr w:rsidR="00BE3C69" w:rsidRPr="00C803C0" w14:paraId="70D71034" w14:textId="77777777">
        <w:trPr>
          <w:trHeight w:val="253"/>
        </w:trPr>
        <w:tc>
          <w:tcPr>
            <w:tcW w:w="1975" w:type="dxa"/>
            <w:shd w:val="clear" w:color="auto" w:fill="auto"/>
            <w:tcMar>
              <w:top w:w="100" w:type="dxa"/>
              <w:left w:w="100" w:type="dxa"/>
              <w:bottom w:w="100" w:type="dxa"/>
              <w:right w:w="100" w:type="dxa"/>
            </w:tcMar>
          </w:tcPr>
          <w:p w14:paraId="000001B1" w14:textId="77777777" w:rsidR="00BE3C69" w:rsidRPr="00C803C0" w:rsidRDefault="00485502">
            <w:pPr>
              <w:rPr>
                <w:sz w:val="20"/>
                <w:szCs w:val="20"/>
              </w:rPr>
            </w:pPr>
            <w:r w:rsidRPr="00C803C0">
              <w:rPr>
                <w:sz w:val="20"/>
                <w:szCs w:val="20"/>
              </w:rPr>
              <w:t>Riesgo</w:t>
            </w:r>
          </w:p>
        </w:tc>
        <w:tc>
          <w:tcPr>
            <w:tcW w:w="7987" w:type="dxa"/>
            <w:shd w:val="clear" w:color="auto" w:fill="auto"/>
            <w:tcMar>
              <w:top w:w="100" w:type="dxa"/>
              <w:left w:w="100" w:type="dxa"/>
              <w:bottom w:w="100" w:type="dxa"/>
              <w:right w:w="100" w:type="dxa"/>
            </w:tcMar>
          </w:tcPr>
          <w:p w14:paraId="000001B2" w14:textId="77777777" w:rsidR="00BE3C69" w:rsidRPr="00C803C0" w:rsidRDefault="00485502" w:rsidP="006035EC">
            <w:pPr>
              <w:jc w:val="both"/>
              <w:rPr>
                <w:sz w:val="20"/>
                <w:szCs w:val="20"/>
              </w:rPr>
            </w:pPr>
            <w:r w:rsidRPr="00C803C0">
              <w:rPr>
                <w:b w:val="0"/>
                <w:sz w:val="20"/>
                <w:szCs w:val="20"/>
              </w:rPr>
              <w:t>Posibilidad de que suceda un inconveniente que no permita el correcto funcionamiento del sistema.</w:t>
            </w:r>
          </w:p>
        </w:tc>
      </w:tr>
    </w:tbl>
    <w:p w14:paraId="000001B3" w14:textId="77777777" w:rsidR="00BE3C69" w:rsidRPr="00C803C0" w:rsidRDefault="00BE3C69">
      <w:pPr>
        <w:rPr>
          <w:sz w:val="20"/>
          <w:szCs w:val="20"/>
        </w:rPr>
      </w:pPr>
    </w:p>
    <w:p w14:paraId="000001B4" w14:textId="77777777" w:rsidR="00BE3C69" w:rsidRPr="00C803C0" w:rsidRDefault="00BE3C69">
      <w:pPr>
        <w:rPr>
          <w:sz w:val="20"/>
          <w:szCs w:val="20"/>
        </w:rPr>
      </w:pPr>
    </w:p>
    <w:p w14:paraId="000001B5" w14:textId="77777777" w:rsidR="00BE3C69" w:rsidRPr="00C803C0" w:rsidRDefault="00BE3C69">
      <w:pPr>
        <w:rPr>
          <w:sz w:val="20"/>
          <w:szCs w:val="20"/>
        </w:rPr>
      </w:pPr>
    </w:p>
    <w:p w14:paraId="000001B6" w14:textId="77777777" w:rsidR="00BE3C69" w:rsidRPr="00C803C0" w:rsidRDefault="00BE3C69">
      <w:pPr>
        <w:rPr>
          <w:sz w:val="20"/>
          <w:szCs w:val="20"/>
        </w:rPr>
      </w:pPr>
    </w:p>
    <w:p w14:paraId="000001B7" w14:textId="12243B76" w:rsidR="00BE3C69" w:rsidRPr="00C803C0" w:rsidRDefault="003E68F3" w:rsidP="006035EC">
      <w:pPr>
        <w:numPr>
          <w:ilvl w:val="0"/>
          <w:numId w:val="1"/>
        </w:numPr>
        <w:pBdr>
          <w:top w:val="nil"/>
          <w:left w:val="nil"/>
          <w:bottom w:val="nil"/>
          <w:right w:val="nil"/>
          <w:between w:val="nil"/>
        </w:pBdr>
        <w:ind w:left="284" w:hanging="284"/>
        <w:rPr>
          <w:b/>
          <w:color w:val="000000"/>
          <w:sz w:val="20"/>
          <w:szCs w:val="20"/>
        </w:rPr>
      </w:pPr>
      <w:r w:rsidRPr="00C803C0">
        <w:rPr>
          <w:b/>
          <w:color w:val="000000"/>
          <w:sz w:val="20"/>
          <w:szCs w:val="20"/>
        </w:rPr>
        <w:t>REFERENCIAS BIBLIOGRÁFICAS</w:t>
      </w:r>
    </w:p>
    <w:p w14:paraId="000001B8" w14:textId="77777777" w:rsidR="00BE3C69" w:rsidRPr="00C803C0" w:rsidRDefault="00BE3C69">
      <w:pPr>
        <w:rPr>
          <w:sz w:val="20"/>
          <w:szCs w:val="20"/>
        </w:rPr>
      </w:pPr>
    </w:p>
    <w:p w14:paraId="000001B9" w14:textId="77777777" w:rsidR="00BE3C69" w:rsidRPr="00C803C0" w:rsidRDefault="00485502" w:rsidP="006035EC">
      <w:pPr>
        <w:ind w:left="709" w:hanging="709"/>
        <w:jc w:val="both"/>
        <w:rPr>
          <w:sz w:val="20"/>
          <w:szCs w:val="20"/>
        </w:rPr>
      </w:pPr>
      <w:r w:rsidRPr="00C803C0">
        <w:rPr>
          <w:sz w:val="20"/>
          <w:szCs w:val="20"/>
        </w:rPr>
        <w:lastRenderedPageBreak/>
        <w:t xml:space="preserve">ESAP. (2018). </w:t>
      </w:r>
      <w:r w:rsidRPr="00C803C0">
        <w:rPr>
          <w:i/>
          <w:sz w:val="20"/>
          <w:szCs w:val="20"/>
        </w:rPr>
        <w:t>Plan de recuperación de desastres</w:t>
      </w:r>
      <w:r w:rsidRPr="00C803C0">
        <w:rPr>
          <w:sz w:val="20"/>
          <w:szCs w:val="20"/>
        </w:rPr>
        <w:t xml:space="preserve">. </w:t>
      </w:r>
      <w:hyperlink r:id="rId24">
        <w:r w:rsidRPr="00C803C0">
          <w:rPr>
            <w:color w:val="0000FF"/>
            <w:sz w:val="20"/>
            <w:szCs w:val="20"/>
            <w:u w:val="single"/>
          </w:rPr>
          <w:t>https://www.esap.edu.co/portal/wp-content/uploads/2019/03/Plan-de-Recuperaci%C3%B3n-de-Desastres-v1.pdf</w:t>
        </w:r>
      </w:hyperlink>
    </w:p>
    <w:p w14:paraId="000001BA" w14:textId="77777777" w:rsidR="00BE3C69" w:rsidRPr="00C803C0" w:rsidRDefault="00BE3C69" w:rsidP="006035EC">
      <w:pPr>
        <w:ind w:left="709" w:hanging="709"/>
        <w:jc w:val="both"/>
        <w:rPr>
          <w:sz w:val="20"/>
          <w:szCs w:val="20"/>
        </w:rPr>
      </w:pPr>
    </w:p>
    <w:p w14:paraId="000001BB" w14:textId="411B53C6" w:rsidR="00BE3C69" w:rsidRPr="00C803C0" w:rsidRDefault="00485502" w:rsidP="006035EC">
      <w:pPr>
        <w:ind w:left="709" w:hanging="709"/>
        <w:jc w:val="both"/>
        <w:rPr>
          <w:sz w:val="20"/>
          <w:szCs w:val="20"/>
        </w:rPr>
      </w:pPr>
      <w:r w:rsidRPr="00C803C0">
        <w:rPr>
          <w:sz w:val="20"/>
          <w:szCs w:val="20"/>
        </w:rPr>
        <w:t xml:space="preserve">ISACA. (s.f.). </w:t>
      </w:r>
      <w:proofErr w:type="spellStart"/>
      <w:r w:rsidRPr="00C803C0">
        <w:rPr>
          <w:i/>
          <w:sz w:val="20"/>
          <w:szCs w:val="20"/>
        </w:rPr>
        <w:t>Cobit</w:t>
      </w:r>
      <w:proofErr w:type="spellEnd"/>
      <w:r w:rsidRPr="00C803C0">
        <w:rPr>
          <w:i/>
          <w:sz w:val="20"/>
          <w:szCs w:val="20"/>
        </w:rPr>
        <w:t xml:space="preserve"> 5.</w:t>
      </w:r>
      <w:r w:rsidRPr="00C803C0">
        <w:rPr>
          <w:sz w:val="20"/>
          <w:szCs w:val="20"/>
        </w:rPr>
        <w:t xml:space="preserve"> </w:t>
      </w:r>
      <w:hyperlink r:id="rId25" w:history="1">
        <w:r w:rsidR="008F0231" w:rsidRPr="009560A2">
          <w:rPr>
            <w:rStyle w:val="Hipervnculo"/>
            <w:sz w:val="20"/>
            <w:szCs w:val="20"/>
          </w:rPr>
          <w:t>http://cotana.informatica.edu.bo/downloads/COBIT5-Framework-Spanish.pdf</w:t>
        </w:r>
      </w:hyperlink>
      <w:r w:rsidR="008F0231">
        <w:rPr>
          <w:sz w:val="20"/>
          <w:szCs w:val="20"/>
        </w:rPr>
        <w:t xml:space="preserve"> </w:t>
      </w:r>
    </w:p>
    <w:p w14:paraId="000001BC" w14:textId="77777777" w:rsidR="00BE3C69" w:rsidRPr="00C803C0" w:rsidRDefault="00BE3C69" w:rsidP="006035EC">
      <w:pPr>
        <w:ind w:left="709" w:hanging="709"/>
        <w:jc w:val="both"/>
        <w:rPr>
          <w:sz w:val="20"/>
          <w:szCs w:val="20"/>
        </w:rPr>
      </w:pPr>
    </w:p>
    <w:p w14:paraId="000001BD" w14:textId="42CEC974" w:rsidR="00BE3C69" w:rsidRPr="00C803C0" w:rsidRDefault="003E68F3" w:rsidP="006035EC">
      <w:pPr>
        <w:ind w:left="709" w:hanging="709"/>
        <w:jc w:val="both"/>
        <w:rPr>
          <w:sz w:val="20"/>
          <w:szCs w:val="20"/>
        </w:rPr>
      </w:pPr>
      <w:r>
        <w:rPr>
          <w:sz w:val="20"/>
          <w:szCs w:val="20"/>
        </w:rPr>
        <w:t>NQA</w:t>
      </w:r>
      <w:r w:rsidR="00485502" w:rsidRPr="00C803C0">
        <w:rPr>
          <w:sz w:val="20"/>
          <w:szCs w:val="20"/>
        </w:rPr>
        <w:t xml:space="preserve">. (s.f.). </w:t>
      </w:r>
      <w:r w:rsidR="00485502" w:rsidRPr="006035EC">
        <w:rPr>
          <w:i/>
          <w:sz w:val="20"/>
          <w:szCs w:val="20"/>
        </w:rPr>
        <w:t>ISO 27001:2013</w:t>
      </w:r>
      <w:r w:rsidR="00485502" w:rsidRPr="00C803C0">
        <w:rPr>
          <w:sz w:val="20"/>
          <w:szCs w:val="20"/>
        </w:rPr>
        <w:t xml:space="preserve">. </w:t>
      </w:r>
      <w:r w:rsidR="00485502" w:rsidRPr="00C803C0">
        <w:rPr>
          <w:i/>
          <w:sz w:val="20"/>
          <w:szCs w:val="20"/>
        </w:rPr>
        <w:t xml:space="preserve">Guía de implantación para la seguridad de la información. </w:t>
      </w:r>
      <w:hyperlink r:id="rId26">
        <w:r w:rsidR="00485502" w:rsidRPr="00C803C0">
          <w:rPr>
            <w:color w:val="0000FF"/>
            <w:sz w:val="20"/>
            <w:szCs w:val="20"/>
            <w:u w:val="single"/>
          </w:rPr>
          <w:t>https://www.nqa.com/medialibraries/NQA/NQA-Media-Library/PDFs/Spanish%20QRFs%20and%20PDFs/NQA-ISO-27001-Guia-de-implantacion.pdf</w:t>
        </w:r>
      </w:hyperlink>
    </w:p>
    <w:p w14:paraId="000001BE" w14:textId="77777777" w:rsidR="00BE3C69" w:rsidRPr="00C803C0" w:rsidRDefault="00BE3C69">
      <w:pPr>
        <w:rPr>
          <w:sz w:val="20"/>
          <w:szCs w:val="20"/>
        </w:rPr>
      </w:pPr>
    </w:p>
    <w:p w14:paraId="000001BF" w14:textId="77777777" w:rsidR="00BE3C69" w:rsidRPr="00C803C0" w:rsidRDefault="00BE3C69">
      <w:pPr>
        <w:rPr>
          <w:sz w:val="20"/>
          <w:szCs w:val="20"/>
        </w:rPr>
      </w:pPr>
    </w:p>
    <w:p w14:paraId="000001C0" w14:textId="7C27166E" w:rsidR="00BE3C69" w:rsidRPr="00C803C0" w:rsidRDefault="00F42AF4" w:rsidP="006035EC">
      <w:pPr>
        <w:numPr>
          <w:ilvl w:val="0"/>
          <w:numId w:val="1"/>
        </w:numPr>
        <w:pBdr>
          <w:top w:val="nil"/>
          <w:left w:val="nil"/>
          <w:bottom w:val="nil"/>
          <w:right w:val="nil"/>
          <w:between w:val="nil"/>
        </w:pBdr>
        <w:ind w:left="284" w:hanging="284"/>
        <w:rPr>
          <w:b/>
          <w:color w:val="000000"/>
          <w:sz w:val="20"/>
          <w:szCs w:val="20"/>
        </w:rPr>
      </w:pPr>
      <w:r w:rsidRPr="00C803C0">
        <w:rPr>
          <w:b/>
          <w:color w:val="000000"/>
          <w:sz w:val="20"/>
          <w:szCs w:val="20"/>
        </w:rPr>
        <w:t>CONTROL DEL DOCUMENTO</w:t>
      </w:r>
    </w:p>
    <w:p w14:paraId="000001C1" w14:textId="77777777" w:rsidR="00BE3C69" w:rsidRPr="00C803C0" w:rsidRDefault="00BE3C69">
      <w:pPr>
        <w:jc w:val="both"/>
        <w:rPr>
          <w:b/>
          <w:sz w:val="20"/>
          <w:szCs w:val="20"/>
        </w:rPr>
      </w:pPr>
    </w:p>
    <w:tbl>
      <w:tblPr>
        <w:tblStyle w:val="aff8"/>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BE3C69" w:rsidRPr="00C803C0" w14:paraId="05958F68" w14:textId="77777777">
        <w:tc>
          <w:tcPr>
            <w:tcW w:w="1272" w:type="dxa"/>
            <w:tcBorders>
              <w:top w:val="nil"/>
              <w:left w:val="nil"/>
            </w:tcBorders>
            <w:shd w:val="clear" w:color="auto" w:fill="auto"/>
          </w:tcPr>
          <w:p w14:paraId="000001C2" w14:textId="77777777" w:rsidR="00BE3C69" w:rsidRPr="00C803C0" w:rsidRDefault="00BE3C69">
            <w:pPr>
              <w:jc w:val="both"/>
              <w:rPr>
                <w:sz w:val="20"/>
                <w:szCs w:val="20"/>
              </w:rPr>
            </w:pPr>
          </w:p>
        </w:tc>
        <w:tc>
          <w:tcPr>
            <w:tcW w:w="1991" w:type="dxa"/>
            <w:shd w:val="clear" w:color="auto" w:fill="auto"/>
            <w:vAlign w:val="center"/>
          </w:tcPr>
          <w:p w14:paraId="000001C3" w14:textId="77777777" w:rsidR="00BE3C69" w:rsidRPr="00C803C0" w:rsidRDefault="00485502">
            <w:pPr>
              <w:rPr>
                <w:sz w:val="20"/>
                <w:szCs w:val="20"/>
              </w:rPr>
            </w:pPr>
            <w:r w:rsidRPr="00C803C0">
              <w:rPr>
                <w:sz w:val="20"/>
                <w:szCs w:val="20"/>
              </w:rPr>
              <w:t>Nombre</w:t>
            </w:r>
          </w:p>
        </w:tc>
        <w:tc>
          <w:tcPr>
            <w:tcW w:w="1559" w:type="dxa"/>
            <w:shd w:val="clear" w:color="auto" w:fill="auto"/>
            <w:vAlign w:val="center"/>
          </w:tcPr>
          <w:p w14:paraId="000001C4" w14:textId="77777777" w:rsidR="00BE3C69" w:rsidRPr="00C803C0" w:rsidRDefault="00485502">
            <w:pPr>
              <w:rPr>
                <w:sz w:val="20"/>
                <w:szCs w:val="20"/>
              </w:rPr>
            </w:pPr>
            <w:r w:rsidRPr="00C803C0">
              <w:rPr>
                <w:sz w:val="20"/>
                <w:szCs w:val="20"/>
              </w:rPr>
              <w:t>Cargo</w:t>
            </w:r>
          </w:p>
        </w:tc>
        <w:tc>
          <w:tcPr>
            <w:tcW w:w="3257" w:type="dxa"/>
            <w:shd w:val="clear" w:color="auto" w:fill="auto"/>
            <w:vAlign w:val="center"/>
          </w:tcPr>
          <w:p w14:paraId="000001C5" w14:textId="77777777" w:rsidR="00BE3C69" w:rsidRPr="00C803C0" w:rsidRDefault="00485502">
            <w:pPr>
              <w:rPr>
                <w:sz w:val="20"/>
                <w:szCs w:val="20"/>
              </w:rPr>
            </w:pPr>
            <w:r w:rsidRPr="00C803C0">
              <w:rPr>
                <w:sz w:val="20"/>
                <w:szCs w:val="20"/>
              </w:rPr>
              <w:t>Dependencia</w:t>
            </w:r>
          </w:p>
          <w:p w14:paraId="000001C6" w14:textId="77777777" w:rsidR="00BE3C69" w:rsidRPr="00C803C0" w:rsidRDefault="00485502">
            <w:pPr>
              <w:rPr>
                <w:i/>
                <w:sz w:val="20"/>
                <w:szCs w:val="20"/>
              </w:rPr>
            </w:pPr>
            <w:r w:rsidRPr="00C803C0">
              <w:rPr>
                <w:i/>
                <w:color w:val="595959"/>
                <w:sz w:val="18"/>
                <w:szCs w:val="18"/>
              </w:rPr>
              <w:t>(Para el SENA indicar Regional y Centro de Formación)</w:t>
            </w:r>
          </w:p>
        </w:tc>
        <w:tc>
          <w:tcPr>
            <w:tcW w:w="1888" w:type="dxa"/>
            <w:shd w:val="clear" w:color="auto" w:fill="auto"/>
            <w:vAlign w:val="center"/>
          </w:tcPr>
          <w:p w14:paraId="000001C7" w14:textId="77777777" w:rsidR="00BE3C69" w:rsidRPr="00C803C0" w:rsidRDefault="00485502">
            <w:pPr>
              <w:rPr>
                <w:sz w:val="20"/>
                <w:szCs w:val="20"/>
              </w:rPr>
            </w:pPr>
            <w:r w:rsidRPr="00C803C0">
              <w:rPr>
                <w:sz w:val="20"/>
                <w:szCs w:val="20"/>
              </w:rPr>
              <w:t>Fecha</w:t>
            </w:r>
          </w:p>
        </w:tc>
      </w:tr>
      <w:tr w:rsidR="00154416" w:rsidRPr="00C803C0" w14:paraId="55AB4DA4" w14:textId="77777777">
        <w:trPr>
          <w:trHeight w:val="340"/>
        </w:trPr>
        <w:tc>
          <w:tcPr>
            <w:tcW w:w="1272" w:type="dxa"/>
            <w:vMerge w:val="restart"/>
            <w:shd w:val="clear" w:color="auto" w:fill="auto"/>
          </w:tcPr>
          <w:p w14:paraId="000001C8" w14:textId="77777777" w:rsidR="00154416" w:rsidRPr="00C803C0" w:rsidRDefault="00154416">
            <w:pPr>
              <w:jc w:val="both"/>
              <w:rPr>
                <w:sz w:val="20"/>
                <w:szCs w:val="20"/>
              </w:rPr>
            </w:pPr>
            <w:r w:rsidRPr="00C803C0">
              <w:rPr>
                <w:sz w:val="20"/>
                <w:szCs w:val="20"/>
              </w:rPr>
              <w:t>Autor (es)</w:t>
            </w:r>
          </w:p>
        </w:tc>
        <w:tc>
          <w:tcPr>
            <w:tcW w:w="1991" w:type="dxa"/>
            <w:shd w:val="clear" w:color="auto" w:fill="auto"/>
          </w:tcPr>
          <w:p w14:paraId="000001C9" w14:textId="77777777" w:rsidR="00154416" w:rsidRPr="00C803C0" w:rsidRDefault="00154416">
            <w:pPr>
              <w:jc w:val="both"/>
              <w:rPr>
                <w:b w:val="0"/>
                <w:sz w:val="20"/>
                <w:szCs w:val="20"/>
              </w:rPr>
            </w:pPr>
            <w:proofErr w:type="spellStart"/>
            <w:r w:rsidRPr="00C803C0">
              <w:rPr>
                <w:b w:val="0"/>
                <w:sz w:val="20"/>
                <w:szCs w:val="20"/>
              </w:rPr>
              <w:t>Dulfran</w:t>
            </w:r>
            <w:proofErr w:type="spellEnd"/>
            <w:r w:rsidRPr="00C803C0">
              <w:rPr>
                <w:b w:val="0"/>
                <w:sz w:val="20"/>
                <w:szCs w:val="20"/>
              </w:rPr>
              <w:t xml:space="preserve"> Antonio Montaño </w:t>
            </w:r>
            <w:proofErr w:type="spellStart"/>
            <w:r w:rsidRPr="00C803C0">
              <w:rPr>
                <w:b w:val="0"/>
                <w:sz w:val="20"/>
                <w:szCs w:val="20"/>
              </w:rPr>
              <w:t>Montaño</w:t>
            </w:r>
            <w:proofErr w:type="spellEnd"/>
          </w:p>
        </w:tc>
        <w:tc>
          <w:tcPr>
            <w:tcW w:w="1559" w:type="dxa"/>
            <w:shd w:val="clear" w:color="auto" w:fill="auto"/>
          </w:tcPr>
          <w:p w14:paraId="000001CA" w14:textId="77777777" w:rsidR="00154416" w:rsidRPr="00C803C0" w:rsidRDefault="00154416">
            <w:pPr>
              <w:jc w:val="both"/>
              <w:rPr>
                <w:b w:val="0"/>
                <w:sz w:val="20"/>
                <w:szCs w:val="20"/>
              </w:rPr>
            </w:pPr>
            <w:r w:rsidRPr="00C803C0">
              <w:rPr>
                <w:b w:val="0"/>
                <w:sz w:val="20"/>
                <w:szCs w:val="20"/>
              </w:rPr>
              <w:t>Experto Temático</w:t>
            </w:r>
          </w:p>
        </w:tc>
        <w:tc>
          <w:tcPr>
            <w:tcW w:w="3257" w:type="dxa"/>
            <w:shd w:val="clear" w:color="auto" w:fill="auto"/>
          </w:tcPr>
          <w:p w14:paraId="000001CB" w14:textId="121332F9" w:rsidR="00154416" w:rsidRPr="00C803C0" w:rsidRDefault="00154416">
            <w:pPr>
              <w:jc w:val="both"/>
              <w:rPr>
                <w:b w:val="0"/>
                <w:sz w:val="20"/>
                <w:szCs w:val="20"/>
              </w:rPr>
            </w:pPr>
            <w:r w:rsidRPr="004D3FC9">
              <w:rPr>
                <w:b w:val="0"/>
                <w:sz w:val="20"/>
              </w:rPr>
              <w:t>Regional Distrito Capital - Centro de Diseño y Metrología</w:t>
            </w:r>
          </w:p>
        </w:tc>
        <w:tc>
          <w:tcPr>
            <w:tcW w:w="1888" w:type="dxa"/>
            <w:shd w:val="clear" w:color="auto" w:fill="auto"/>
          </w:tcPr>
          <w:p w14:paraId="000001CC" w14:textId="12C18766" w:rsidR="00154416" w:rsidRPr="00C803C0" w:rsidRDefault="00154416">
            <w:pPr>
              <w:jc w:val="both"/>
              <w:rPr>
                <w:b w:val="0"/>
                <w:sz w:val="20"/>
                <w:szCs w:val="20"/>
              </w:rPr>
            </w:pPr>
            <w:r>
              <w:rPr>
                <w:b w:val="0"/>
                <w:sz w:val="20"/>
                <w:szCs w:val="20"/>
              </w:rPr>
              <w:t>M</w:t>
            </w:r>
            <w:r w:rsidRPr="00C803C0">
              <w:rPr>
                <w:b w:val="0"/>
                <w:sz w:val="20"/>
                <w:szCs w:val="20"/>
              </w:rPr>
              <w:t>arzo 2022</w:t>
            </w:r>
          </w:p>
        </w:tc>
      </w:tr>
      <w:tr w:rsidR="00154416" w:rsidRPr="00C803C0" w14:paraId="27CE63A6" w14:textId="77777777">
        <w:trPr>
          <w:trHeight w:val="340"/>
        </w:trPr>
        <w:tc>
          <w:tcPr>
            <w:tcW w:w="1272" w:type="dxa"/>
            <w:vMerge/>
            <w:shd w:val="clear" w:color="auto" w:fill="auto"/>
          </w:tcPr>
          <w:p w14:paraId="000001CD" w14:textId="77777777" w:rsidR="00154416" w:rsidRPr="00C803C0" w:rsidRDefault="00154416">
            <w:pPr>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1CE" w14:textId="77777777" w:rsidR="00154416" w:rsidRPr="00C803C0" w:rsidRDefault="00154416">
            <w:pPr>
              <w:jc w:val="both"/>
              <w:rPr>
                <w:b w:val="0"/>
                <w:sz w:val="20"/>
                <w:szCs w:val="20"/>
              </w:rPr>
            </w:pPr>
            <w:r w:rsidRPr="00C803C0">
              <w:rPr>
                <w:b w:val="0"/>
                <w:sz w:val="20"/>
                <w:szCs w:val="20"/>
              </w:rPr>
              <w:t>Miroslava González Hernández</w:t>
            </w:r>
          </w:p>
        </w:tc>
        <w:tc>
          <w:tcPr>
            <w:tcW w:w="1559" w:type="dxa"/>
            <w:shd w:val="clear" w:color="auto" w:fill="auto"/>
          </w:tcPr>
          <w:p w14:paraId="000001CF" w14:textId="25740296" w:rsidR="00154416" w:rsidRPr="00C803C0" w:rsidRDefault="00154416">
            <w:pPr>
              <w:jc w:val="both"/>
              <w:rPr>
                <w:b w:val="0"/>
                <w:sz w:val="20"/>
                <w:szCs w:val="20"/>
              </w:rPr>
            </w:pPr>
            <w:r w:rsidRPr="00C803C0">
              <w:rPr>
                <w:b w:val="0"/>
                <w:sz w:val="20"/>
                <w:szCs w:val="20"/>
              </w:rPr>
              <w:t>Diseñador</w:t>
            </w:r>
            <w:r>
              <w:rPr>
                <w:b w:val="0"/>
                <w:sz w:val="20"/>
                <w:szCs w:val="20"/>
              </w:rPr>
              <w:t>a</w:t>
            </w:r>
            <w:r w:rsidRPr="00C803C0">
              <w:rPr>
                <w:b w:val="0"/>
                <w:sz w:val="20"/>
                <w:szCs w:val="20"/>
              </w:rPr>
              <w:t xml:space="preserve"> y </w:t>
            </w:r>
            <w:r>
              <w:rPr>
                <w:b w:val="0"/>
                <w:sz w:val="20"/>
                <w:szCs w:val="20"/>
              </w:rPr>
              <w:t>E</w:t>
            </w:r>
            <w:r w:rsidRPr="00C803C0">
              <w:rPr>
                <w:b w:val="0"/>
                <w:sz w:val="20"/>
                <w:szCs w:val="20"/>
              </w:rPr>
              <w:t>valuador</w:t>
            </w:r>
            <w:r>
              <w:rPr>
                <w:b w:val="0"/>
                <w:sz w:val="20"/>
                <w:szCs w:val="20"/>
              </w:rPr>
              <w:t>a</w:t>
            </w:r>
            <w:r w:rsidRPr="00C803C0">
              <w:rPr>
                <w:b w:val="0"/>
                <w:sz w:val="20"/>
                <w:szCs w:val="20"/>
              </w:rPr>
              <w:t xml:space="preserve"> Instruccional </w:t>
            </w:r>
          </w:p>
        </w:tc>
        <w:tc>
          <w:tcPr>
            <w:tcW w:w="3257" w:type="dxa"/>
            <w:shd w:val="clear" w:color="auto" w:fill="auto"/>
          </w:tcPr>
          <w:p w14:paraId="000001D0" w14:textId="6E94069C" w:rsidR="00154416" w:rsidRPr="00C803C0" w:rsidRDefault="00154416">
            <w:pPr>
              <w:jc w:val="both"/>
              <w:rPr>
                <w:b w:val="0"/>
                <w:sz w:val="20"/>
                <w:szCs w:val="20"/>
              </w:rPr>
            </w:pPr>
            <w:r w:rsidRPr="00C803C0">
              <w:rPr>
                <w:b w:val="0"/>
                <w:sz w:val="20"/>
                <w:szCs w:val="20"/>
              </w:rPr>
              <w:t xml:space="preserve">Regional Norte de Santander </w:t>
            </w:r>
            <w:r>
              <w:rPr>
                <w:b w:val="0"/>
                <w:sz w:val="20"/>
                <w:szCs w:val="20"/>
              </w:rPr>
              <w:t xml:space="preserve">- </w:t>
            </w:r>
            <w:r w:rsidRPr="00C803C0">
              <w:rPr>
                <w:b w:val="0"/>
                <w:sz w:val="20"/>
                <w:szCs w:val="20"/>
              </w:rPr>
              <w:t>Centro de la Industria, la Empresa y los Servicios</w:t>
            </w:r>
          </w:p>
        </w:tc>
        <w:tc>
          <w:tcPr>
            <w:tcW w:w="1888" w:type="dxa"/>
            <w:shd w:val="clear" w:color="auto" w:fill="auto"/>
          </w:tcPr>
          <w:p w14:paraId="000001D1" w14:textId="77777777" w:rsidR="00154416" w:rsidRPr="00C803C0" w:rsidRDefault="00154416">
            <w:pPr>
              <w:jc w:val="both"/>
              <w:rPr>
                <w:b w:val="0"/>
                <w:sz w:val="20"/>
                <w:szCs w:val="20"/>
              </w:rPr>
            </w:pPr>
            <w:r w:rsidRPr="00C803C0">
              <w:rPr>
                <w:b w:val="0"/>
                <w:sz w:val="20"/>
                <w:szCs w:val="20"/>
              </w:rPr>
              <w:t>Marzo 2022</w:t>
            </w:r>
          </w:p>
        </w:tc>
      </w:tr>
      <w:tr w:rsidR="00154416" w:rsidRPr="00C803C0" w14:paraId="1F0E17D9" w14:textId="77777777">
        <w:trPr>
          <w:trHeight w:val="340"/>
        </w:trPr>
        <w:tc>
          <w:tcPr>
            <w:tcW w:w="1272" w:type="dxa"/>
            <w:vMerge/>
            <w:shd w:val="clear" w:color="auto" w:fill="auto"/>
          </w:tcPr>
          <w:p w14:paraId="3C13F8F1" w14:textId="77777777" w:rsidR="00154416" w:rsidRPr="00C803C0" w:rsidRDefault="00154416" w:rsidP="00E335A3">
            <w:pPr>
              <w:widowControl w:val="0"/>
              <w:pBdr>
                <w:top w:val="nil"/>
                <w:left w:val="nil"/>
                <w:bottom w:val="nil"/>
                <w:right w:val="nil"/>
                <w:between w:val="nil"/>
              </w:pBdr>
              <w:rPr>
                <w:b w:val="0"/>
                <w:sz w:val="20"/>
                <w:szCs w:val="20"/>
              </w:rPr>
            </w:pPr>
          </w:p>
        </w:tc>
        <w:tc>
          <w:tcPr>
            <w:tcW w:w="1991" w:type="dxa"/>
            <w:shd w:val="clear" w:color="auto" w:fill="auto"/>
          </w:tcPr>
          <w:p w14:paraId="65421A41" w14:textId="00C30D8D" w:rsidR="00154416" w:rsidRPr="009E6F5A" w:rsidRDefault="00154416" w:rsidP="00E335A3">
            <w:pPr>
              <w:jc w:val="both"/>
              <w:rPr>
                <w:b w:val="0"/>
                <w:bCs/>
                <w:sz w:val="20"/>
                <w:szCs w:val="20"/>
              </w:rPr>
            </w:pPr>
            <w:r w:rsidRPr="00131CCE">
              <w:rPr>
                <w:bCs/>
                <w:sz w:val="20"/>
              </w:rPr>
              <w:t>Andrés Felipe Velandia Espitia</w:t>
            </w:r>
          </w:p>
        </w:tc>
        <w:tc>
          <w:tcPr>
            <w:tcW w:w="1559" w:type="dxa"/>
            <w:shd w:val="clear" w:color="auto" w:fill="auto"/>
          </w:tcPr>
          <w:p w14:paraId="33F60E40" w14:textId="47F5A5B8" w:rsidR="00154416" w:rsidRPr="009E6F5A" w:rsidRDefault="00154416" w:rsidP="00E335A3">
            <w:pPr>
              <w:jc w:val="both"/>
              <w:rPr>
                <w:b w:val="0"/>
                <w:bCs/>
                <w:sz w:val="20"/>
                <w:szCs w:val="20"/>
              </w:rPr>
            </w:pPr>
            <w:r w:rsidRPr="00131CCE">
              <w:rPr>
                <w:bCs/>
                <w:sz w:val="20"/>
              </w:rPr>
              <w:t>Asesor Metodológico</w:t>
            </w:r>
          </w:p>
        </w:tc>
        <w:tc>
          <w:tcPr>
            <w:tcW w:w="3257" w:type="dxa"/>
            <w:shd w:val="clear" w:color="auto" w:fill="auto"/>
          </w:tcPr>
          <w:p w14:paraId="018D708A" w14:textId="6E4037BC" w:rsidR="00154416" w:rsidRPr="009E6F5A" w:rsidRDefault="00154416" w:rsidP="00E335A3">
            <w:pPr>
              <w:jc w:val="both"/>
              <w:rPr>
                <w:b w:val="0"/>
                <w:bCs/>
                <w:sz w:val="20"/>
                <w:szCs w:val="20"/>
              </w:rPr>
            </w:pPr>
            <w:r w:rsidRPr="00131CCE">
              <w:rPr>
                <w:bCs/>
                <w:sz w:val="20"/>
              </w:rPr>
              <w:t xml:space="preserve">Regional Distrito Capital - Centro de </w:t>
            </w:r>
            <w:r w:rsidRPr="009E6F5A">
              <w:rPr>
                <w:bCs/>
                <w:sz w:val="20"/>
                <w:rPrChange w:id="114" w:author="JHON JAIRO RODRIGUEZ PEREZ" w:date="2022-03-29T17:55:00Z">
                  <w:rPr>
                    <w:sz w:val="20"/>
                  </w:rPr>
                </w:rPrChange>
              </w:rPr>
              <w:t>Diseño y Metrología</w:t>
            </w:r>
          </w:p>
        </w:tc>
        <w:tc>
          <w:tcPr>
            <w:tcW w:w="1888" w:type="dxa"/>
            <w:shd w:val="clear" w:color="auto" w:fill="auto"/>
          </w:tcPr>
          <w:p w14:paraId="2A2315F5" w14:textId="16FF52B2" w:rsidR="00154416" w:rsidRPr="009E6F5A" w:rsidRDefault="00154416" w:rsidP="00E335A3">
            <w:pPr>
              <w:jc w:val="both"/>
              <w:rPr>
                <w:b w:val="0"/>
                <w:bCs/>
                <w:sz w:val="20"/>
                <w:szCs w:val="20"/>
              </w:rPr>
            </w:pPr>
            <w:r w:rsidRPr="00131CCE">
              <w:rPr>
                <w:bCs/>
                <w:sz w:val="20"/>
              </w:rPr>
              <w:t>Marzo 2022</w:t>
            </w:r>
          </w:p>
        </w:tc>
      </w:tr>
      <w:tr w:rsidR="00154416" w:rsidRPr="00C803C0" w14:paraId="0C71E7D3" w14:textId="77777777">
        <w:trPr>
          <w:trHeight w:val="340"/>
        </w:trPr>
        <w:tc>
          <w:tcPr>
            <w:tcW w:w="1272" w:type="dxa"/>
            <w:vMerge/>
            <w:shd w:val="clear" w:color="auto" w:fill="auto"/>
          </w:tcPr>
          <w:p w14:paraId="17C436FC" w14:textId="77777777" w:rsidR="00154416" w:rsidRPr="00C803C0" w:rsidRDefault="00154416" w:rsidP="00E335A3">
            <w:pPr>
              <w:widowControl w:val="0"/>
              <w:pBdr>
                <w:top w:val="nil"/>
                <w:left w:val="nil"/>
                <w:bottom w:val="nil"/>
                <w:right w:val="nil"/>
                <w:between w:val="nil"/>
              </w:pBdr>
              <w:rPr>
                <w:b w:val="0"/>
                <w:sz w:val="20"/>
                <w:szCs w:val="20"/>
              </w:rPr>
            </w:pPr>
          </w:p>
        </w:tc>
        <w:tc>
          <w:tcPr>
            <w:tcW w:w="1991" w:type="dxa"/>
            <w:shd w:val="clear" w:color="auto" w:fill="auto"/>
          </w:tcPr>
          <w:p w14:paraId="5D7E2B33" w14:textId="0F5BF954" w:rsidR="00154416" w:rsidRPr="009E6F5A" w:rsidRDefault="00154416" w:rsidP="00E335A3">
            <w:pPr>
              <w:jc w:val="both"/>
              <w:rPr>
                <w:b w:val="0"/>
                <w:bCs/>
                <w:sz w:val="20"/>
                <w:szCs w:val="20"/>
              </w:rPr>
            </w:pPr>
            <w:r w:rsidRPr="00131CCE">
              <w:rPr>
                <w:bCs/>
                <w:sz w:val="20"/>
              </w:rPr>
              <w:t>Rafael Neftalí Lizcano Reyes</w:t>
            </w:r>
          </w:p>
        </w:tc>
        <w:tc>
          <w:tcPr>
            <w:tcW w:w="1559" w:type="dxa"/>
            <w:shd w:val="clear" w:color="auto" w:fill="auto"/>
          </w:tcPr>
          <w:p w14:paraId="4C4C3292" w14:textId="43B6150A" w:rsidR="00154416" w:rsidRPr="009E6F5A" w:rsidRDefault="00154416" w:rsidP="00E335A3">
            <w:pPr>
              <w:jc w:val="both"/>
              <w:rPr>
                <w:b w:val="0"/>
                <w:bCs/>
                <w:sz w:val="20"/>
                <w:szCs w:val="20"/>
              </w:rPr>
            </w:pPr>
            <w:r w:rsidRPr="00131CCE">
              <w:rPr>
                <w:bCs/>
                <w:sz w:val="20"/>
              </w:rPr>
              <w:t>Responsable Equipo Desarrollo Curricular</w:t>
            </w:r>
          </w:p>
        </w:tc>
        <w:tc>
          <w:tcPr>
            <w:tcW w:w="3257" w:type="dxa"/>
            <w:shd w:val="clear" w:color="auto" w:fill="auto"/>
          </w:tcPr>
          <w:p w14:paraId="223CEC39" w14:textId="3B51F321" w:rsidR="00154416" w:rsidRPr="009E6F5A" w:rsidRDefault="00154416" w:rsidP="00E335A3">
            <w:pPr>
              <w:jc w:val="both"/>
              <w:rPr>
                <w:b w:val="0"/>
                <w:bCs/>
                <w:sz w:val="20"/>
                <w:szCs w:val="20"/>
              </w:rPr>
            </w:pPr>
            <w:r w:rsidRPr="00131CCE">
              <w:rPr>
                <w:bCs/>
                <w:sz w:val="20"/>
              </w:rPr>
              <w:t>Regional Santander - Centro Industrial del Diseño y la Manufactura</w:t>
            </w:r>
          </w:p>
        </w:tc>
        <w:tc>
          <w:tcPr>
            <w:tcW w:w="1888" w:type="dxa"/>
            <w:shd w:val="clear" w:color="auto" w:fill="auto"/>
          </w:tcPr>
          <w:p w14:paraId="163F10BD" w14:textId="51E9124D" w:rsidR="00154416" w:rsidRPr="009E6F5A" w:rsidRDefault="00154416" w:rsidP="00E335A3">
            <w:pPr>
              <w:jc w:val="both"/>
              <w:rPr>
                <w:b w:val="0"/>
                <w:bCs/>
                <w:sz w:val="20"/>
                <w:szCs w:val="20"/>
              </w:rPr>
            </w:pPr>
            <w:r w:rsidRPr="00131CCE">
              <w:rPr>
                <w:bCs/>
                <w:sz w:val="20"/>
              </w:rPr>
              <w:t>Marzo 2022</w:t>
            </w:r>
          </w:p>
        </w:tc>
      </w:tr>
      <w:tr w:rsidR="009E6F5A" w:rsidRPr="00C803C0" w14:paraId="38876BB6" w14:textId="77777777">
        <w:trPr>
          <w:trHeight w:val="340"/>
          <w:ins w:id="115" w:author="JHON JAIRO RODRIGUEZ PEREZ" w:date="2022-03-29T17:53:00Z"/>
        </w:trPr>
        <w:tc>
          <w:tcPr>
            <w:tcW w:w="1272" w:type="dxa"/>
            <w:vMerge/>
            <w:shd w:val="clear" w:color="auto" w:fill="auto"/>
          </w:tcPr>
          <w:p w14:paraId="4EFE03A5" w14:textId="77777777" w:rsidR="009E6F5A" w:rsidRPr="00C803C0" w:rsidRDefault="009E6F5A" w:rsidP="009E6F5A">
            <w:pPr>
              <w:widowControl w:val="0"/>
              <w:pBdr>
                <w:top w:val="nil"/>
                <w:left w:val="nil"/>
                <w:bottom w:val="nil"/>
                <w:right w:val="nil"/>
                <w:between w:val="nil"/>
              </w:pBdr>
              <w:rPr>
                <w:ins w:id="116" w:author="JHON JAIRO RODRIGUEZ PEREZ" w:date="2022-03-29T17:53:00Z"/>
                <w:b w:val="0"/>
                <w:sz w:val="20"/>
                <w:szCs w:val="20"/>
              </w:rPr>
            </w:pPr>
          </w:p>
        </w:tc>
        <w:tc>
          <w:tcPr>
            <w:tcW w:w="1991" w:type="dxa"/>
            <w:shd w:val="clear" w:color="auto" w:fill="auto"/>
          </w:tcPr>
          <w:p w14:paraId="01DEB367" w14:textId="4640BAEF" w:rsidR="009E6F5A" w:rsidRPr="006035EC" w:rsidRDefault="009E6F5A" w:rsidP="009E6F5A">
            <w:pPr>
              <w:jc w:val="both"/>
              <w:rPr>
                <w:ins w:id="117" w:author="JHON JAIRO RODRIGUEZ PEREZ" w:date="2022-03-29T17:53:00Z"/>
                <w:sz w:val="20"/>
              </w:rPr>
            </w:pPr>
            <w:ins w:id="118" w:author="JHON JAIRO RODRIGUEZ PEREZ" w:date="2022-03-29T17:55:00Z">
              <w:r w:rsidRPr="003B023C">
                <w:rPr>
                  <w:b w:val="0"/>
                  <w:bCs/>
                  <w:sz w:val="20"/>
                  <w:szCs w:val="20"/>
                </w:rPr>
                <w:t>Jhon Jairo Rodríguez Pérez</w:t>
              </w:r>
            </w:ins>
          </w:p>
        </w:tc>
        <w:tc>
          <w:tcPr>
            <w:tcW w:w="1559" w:type="dxa"/>
            <w:shd w:val="clear" w:color="auto" w:fill="auto"/>
          </w:tcPr>
          <w:p w14:paraId="57951D74" w14:textId="3C503492" w:rsidR="009E6F5A" w:rsidRPr="006035EC" w:rsidRDefault="009E6F5A" w:rsidP="009E6F5A">
            <w:pPr>
              <w:jc w:val="both"/>
              <w:rPr>
                <w:ins w:id="119" w:author="JHON JAIRO RODRIGUEZ PEREZ" w:date="2022-03-29T17:53:00Z"/>
                <w:sz w:val="20"/>
              </w:rPr>
            </w:pPr>
            <w:ins w:id="120" w:author="JHON JAIRO RODRIGUEZ PEREZ" w:date="2022-03-29T17:55:00Z">
              <w:r w:rsidRPr="003B023C">
                <w:rPr>
                  <w:b w:val="0"/>
                  <w:bCs/>
                  <w:sz w:val="20"/>
                  <w:szCs w:val="20"/>
                </w:rPr>
                <w:t>Diseñador y evaluador instruccional</w:t>
              </w:r>
            </w:ins>
          </w:p>
        </w:tc>
        <w:tc>
          <w:tcPr>
            <w:tcW w:w="3257" w:type="dxa"/>
            <w:shd w:val="clear" w:color="auto" w:fill="auto"/>
          </w:tcPr>
          <w:p w14:paraId="0E97DD56" w14:textId="6BFDA565" w:rsidR="009E6F5A" w:rsidRPr="006035EC" w:rsidRDefault="009E6F5A" w:rsidP="009E6F5A">
            <w:pPr>
              <w:jc w:val="both"/>
              <w:rPr>
                <w:ins w:id="121" w:author="JHON JAIRO RODRIGUEZ PEREZ" w:date="2022-03-29T17:53:00Z"/>
                <w:sz w:val="20"/>
              </w:rPr>
            </w:pPr>
            <w:ins w:id="122" w:author="JHON JAIRO RODRIGUEZ PEREZ" w:date="2022-03-29T17:55:00Z">
              <w:r w:rsidRPr="003B023C">
                <w:rPr>
                  <w:b w:val="0"/>
                  <w:bCs/>
                  <w:sz w:val="20"/>
                  <w:szCs w:val="20"/>
                </w:rPr>
                <w:t>Regional Distrito Capital - Centro de Diseño y Metrología</w:t>
              </w:r>
            </w:ins>
          </w:p>
        </w:tc>
        <w:tc>
          <w:tcPr>
            <w:tcW w:w="1888" w:type="dxa"/>
            <w:shd w:val="clear" w:color="auto" w:fill="auto"/>
          </w:tcPr>
          <w:p w14:paraId="7312EFD3" w14:textId="7CBF0428" w:rsidR="009E6F5A" w:rsidRPr="006035EC" w:rsidRDefault="009E6F5A" w:rsidP="009E6F5A">
            <w:pPr>
              <w:jc w:val="both"/>
              <w:rPr>
                <w:ins w:id="123" w:author="JHON JAIRO RODRIGUEZ PEREZ" w:date="2022-03-29T17:53:00Z"/>
                <w:sz w:val="20"/>
              </w:rPr>
            </w:pPr>
            <w:ins w:id="124" w:author="JHON JAIRO RODRIGUEZ PEREZ" w:date="2022-03-29T17:55:00Z">
              <w:r w:rsidRPr="003B023C">
                <w:rPr>
                  <w:b w:val="0"/>
                  <w:bCs/>
                  <w:sz w:val="20"/>
                  <w:szCs w:val="20"/>
                </w:rPr>
                <w:t>Marzo 2022</w:t>
              </w:r>
            </w:ins>
          </w:p>
        </w:tc>
      </w:tr>
    </w:tbl>
    <w:p w14:paraId="000001D2" w14:textId="77777777" w:rsidR="00BE3C69" w:rsidRPr="00C803C0" w:rsidRDefault="00BE3C69">
      <w:pPr>
        <w:rPr>
          <w:sz w:val="20"/>
          <w:szCs w:val="20"/>
        </w:rPr>
      </w:pPr>
    </w:p>
    <w:p w14:paraId="000001D3" w14:textId="77777777" w:rsidR="00BE3C69" w:rsidRPr="00C803C0" w:rsidRDefault="00BE3C69">
      <w:pPr>
        <w:rPr>
          <w:sz w:val="20"/>
          <w:szCs w:val="20"/>
        </w:rPr>
      </w:pPr>
    </w:p>
    <w:p w14:paraId="000001D4" w14:textId="1BFF326D" w:rsidR="00BE3C69" w:rsidRPr="00C803C0" w:rsidRDefault="00E335A3" w:rsidP="006035EC">
      <w:pPr>
        <w:numPr>
          <w:ilvl w:val="0"/>
          <w:numId w:val="1"/>
        </w:numPr>
        <w:pBdr>
          <w:top w:val="nil"/>
          <w:left w:val="nil"/>
          <w:bottom w:val="nil"/>
          <w:right w:val="nil"/>
          <w:between w:val="nil"/>
        </w:pBdr>
        <w:ind w:left="284" w:hanging="284"/>
        <w:rPr>
          <w:b/>
          <w:color w:val="000000"/>
          <w:sz w:val="20"/>
          <w:szCs w:val="20"/>
        </w:rPr>
      </w:pPr>
      <w:r w:rsidRPr="00C803C0">
        <w:rPr>
          <w:b/>
          <w:color w:val="000000"/>
          <w:sz w:val="20"/>
          <w:szCs w:val="20"/>
        </w:rPr>
        <w:t>CONTROL DE CAMBIOS</w:t>
      </w:r>
    </w:p>
    <w:p w14:paraId="000001D5" w14:textId="77777777" w:rsidR="00BE3C69" w:rsidRPr="00C803C0" w:rsidRDefault="00485502" w:rsidP="006035EC">
      <w:pPr>
        <w:pBdr>
          <w:top w:val="nil"/>
          <w:left w:val="nil"/>
          <w:bottom w:val="nil"/>
          <w:right w:val="nil"/>
          <w:between w:val="nil"/>
        </w:pBdr>
        <w:rPr>
          <w:b/>
          <w:color w:val="808080"/>
          <w:sz w:val="20"/>
          <w:szCs w:val="20"/>
        </w:rPr>
      </w:pPr>
      <w:r w:rsidRPr="00C803C0">
        <w:rPr>
          <w:b/>
          <w:color w:val="808080"/>
          <w:sz w:val="20"/>
          <w:szCs w:val="20"/>
        </w:rPr>
        <w:t>(Diligenciar únicamente si realiza ajustes a la Unidad Temática)</w:t>
      </w:r>
    </w:p>
    <w:p w14:paraId="000001D6" w14:textId="77777777" w:rsidR="00BE3C69" w:rsidRPr="00C803C0" w:rsidRDefault="00BE3C69">
      <w:pPr>
        <w:rPr>
          <w:sz w:val="20"/>
          <w:szCs w:val="20"/>
        </w:rPr>
      </w:pPr>
    </w:p>
    <w:tbl>
      <w:tblPr>
        <w:tblStyle w:val="a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BE3C69" w:rsidRPr="00C803C0" w14:paraId="33D18D54" w14:textId="77777777">
        <w:tc>
          <w:tcPr>
            <w:tcW w:w="1264" w:type="dxa"/>
            <w:tcBorders>
              <w:top w:val="nil"/>
              <w:left w:val="nil"/>
            </w:tcBorders>
            <w:shd w:val="clear" w:color="auto" w:fill="auto"/>
          </w:tcPr>
          <w:p w14:paraId="000001D7" w14:textId="77777777" w:rsidR="00BE3C69" w:rsidRPr="00C803C0" w:rsidRDefault="00BE3C69">
            <w:pPr>
              <w:jc w:val="both"/>
              <w:rPr>
                <w:sz w:val="20"/>
                <w:szCs w:val="20"/>
              </w:rPr>
            </w:pPr>
          </w:p>
        </w:tc>
        <w:tc>
          <w:tcPr>
            <w:tcW w:w="2138" w:type="dxa"/>
            <w:shd w:val="clear" w:color="auto" w:fill="auto"/>
          </w:tcPr>
          <w:p w14:paraId="000001D8" w14:textId="77777777" w:rsidR="00BE3C69" w:rsidRPr="00C803C0" w:rsidRDefault="00485502">
            <w:pPr>
              <w:jc w:val="both"/>
              <w:rPr>
                <w:sz w:val="20"/>
                <w:szCs w:val="20"/>
              </w:rPr>
            </w:pPr>
            <w:r w:rsidRPr="00C803C0">
              <w:rPr>
                <w:sz w:val="20"/>
                <w:szCs w:val="20"/>
              </w:rPr>
              <w:t>Nombre</w:t>
            </w:r>
          </w:p>
        </w:tc>
        <w:tc>
          <w:tcPr>
            <w:tcW w:w="1701" w:type="dxa"/>
            <w:shd w:val="clear" w:color="auto" w:fill="auto"/>
          </w:tcPr>
          <w:p w14:paraId="000001D9" w14:textId="77777777" w:rsidR="00BE3C69" w:rsidRPr="00C803C0" w:rsidRDefault="00485502">
            <w:pPr>
              <w:jc w:val="both"/>
              <w:rPr>
                <w:sz w:val="20"/>
                <w:szCs w:val="20"/>
              </w:rPr>
            </w:pPr>
            <w:r w:rsidRPr="00C803C0">
              <w:rPr>
                <w:sz w:val="20"/>
                <w:szCs w:val="20"/>
              </w:rPr>
              <w:t>Cargo</w:t>
            </w:r>
          </w:p>
        </w:tc>
        <w:tc>
          <w:tcPr>
            <w:tcW w:w="1843" w:type="dxa"/>
            <w:shd w:val="clear" w:color="auto" w:fill="auto"/>
          </w:tcPr>
          <w:p w14:paraId="000001DA" w14:textId="77777777" w:rsidR="00BE3C69" w:rsidRPr="00C803C0" w:rsidRDefault="00485502">
            <w:pPr>
              <w:jc w:val="both"/>
              <w:rPr>
                <w:sz w:val="20"/>
                <w:szCs w:val="20"/>
              </w:rPr>
            </w:pPr>
            <w:r w:rsidRPr="00C803C0">
              <w:rPr>
                <w:sz w:val="20"/>
                <w:szCs w:val="20"/>
              </w:rPr>
              <w:t>Dependencia</w:t>
            </w:r>
          </w:p>
        </w:tc>
        <w:tc>
          <w:tcPr>
            <w:tcW w:w="1044" w:type="dxa"/>
            <w:shd w:val="clear" w:color="auto" w:fill="auto"/>
          </w:tcPr>
          <w:p w14:paraId="000001DB" w14:textId="77777777" w:rsidR="00BE3C69" w:rsidRPr="00C803C0" w:rsidRDefault="00485502">
            <w:pPr>
              <w:jc w:val="both"/>
              <w:rPr>
                <w:sz w:val="20"/>
                <w:szCs w:val="20"/>
              </w:rPr>
            </w:pPr>
            <w:r w:rsidRPr="00C803C0">
              <w:rPr>
                <w:sz w:val="20"/>
                <w:szCs w:val="20"/>
              </w:rPr>
              <w:t>Fecha</w:t>
            </w:r>
          </w:p>
        </w:tc>
        <w:tc>
          <w:tcPr>
            <w:tcW w:w="1977" w:type="dxa"/>
            <w:shd w:val="clear" w:color="auto" w:fill="auto"/>
          </w:tcPr>
          <w:p w14:paraId="000001DC" w14:textId="77777777" w:rsidR="00BE3C69" w:rsidRPr="00C803C0" w:rsidRDefault="00485502">
            <w:pPr>
              <w:jc w:val="both"/>
              <w:rPr>
                <w:sz w:val="20"/>
                <w:szCs w:val="20"/>
              </w:rPr>
            </w:pPr>
            <w:r w:rsidRPr="00C803C0">
              <w:rPr>
                <w:sz w:val="20"/>
                <w:szCs w:val="20"/>
              </w:rPr>
              <w:t>Razón del Cambio</w:t>
            </w:r>
          </w:p>
        </w:tc>
      </w:tr>
      <w:tr w:rsidR="00BE3C69" w:rsidRPr="00C803C0" w14:paraId="0927A7EF" w14:textId="77777777">
        <w:tc>
          <w:tcPr>
            <w:tcW w:w="1264" w:type="dxa"/>
            <w:shd w:val="clear" w:color="auto" w:fill="auto"/>
          </w:tcPr>
          <w:p w14:paraId="000001DD" w14:textId="77777777" w:rsidR="00BE3C69" w:rsidRPr="00C803C0" w:rsidRDefault="00485502">
            <w:pPr>
              <w:jc w:val="both"/>
              <w:rPr>
                <w:sz w:val="20"/>
                <w:szCs w:val="20"/>
              </w:rPr>
            </w:pPr>
            <w:r w:rsidRPr="00C803C0">
              <w:rPr>
                <w:sz w:val="20"/>
                <w:szCs w:val="20"/>
              </w:rPr>
              <w:t>Autor (es)</w:t>
            </w:r>
          </w:p>
        </w:tc>
        <w:tc>
          <w:tcPr>
            <w:tcW w:w="2138" w:type="dxa"/>
            <w:shd w:val="clear" w:color="auto" w:fill="auto"/>
          </w:tcPr>
          <w:p w14:paraId="000001DE" w14:textId="77777777" w:rsidR="00BE3C69" w:rsidRPr="00C803C0" w:rsidRDefault="00BE3C69">
            <w:pPr>
              <w:jc w:val="both"/>
              <w:rPr>
                <w:sz w:val="20"/>
                <w:szCs w:val="20"/>
              </w:rPr>
            </w:pPr>
          </w:p>
        </w:tc>
        <w:tc>
          <w:tcPr>
            <w:tcW w:w="1701" w:type="dxa"/>
            <w:shd w:val="clear" w:color="auto" w:fill="auto"/>
          </w:tcPr>
          <w:p w14:paraId="000001DF" w14:textId="77777777" w:rsidR="00BE3C69" w:rsidRPr="00C803C0" w:rsidRDefault="00BE3C69">
            <w:pPr>
              <w:jc w:val="both"/>
              <w:rPr>
                <w:sz w:val="20"/>
                <w:szCs w:val="20"/>
              </w:rPr>
            </w:pPr>
          </w:p>
        </w:tc>
        <w:tc>
          <w:tcPr>
            <w:tcW w:w="1843" w:type="dxa"/>
            <w:shd w:val="clear" w:color="auto" w:fill="auto"/>
          </w:tcPr>
          <w:p w14:paraId="000001E0" w14:textId="77777777" w:rsidR="00BE3C69" w:rsidRPr="00C803C0" w:rsidRDefault="00BE3C69">
            <w:pPr>
              <w:jc w:val="both"/>
              <w:rPr>
                <w:sz w:val="20"/>
                <w:szCs w:val="20"/>
              </w:rPr>
            </w:pPr>
          </w:p>
        </w:tc>
        <w:tc>
          <w:tcPr>
            <w:tcW w:w="1044" w:type="dxa"/>
            <w:shd w:val="clear" w:color="auto" w:fill="auto"/>
          </w:tcPr>
          <w:p w14:paraId="000001E1" w14:textId="77777777" w:rsidR="00BE3C69" w:rsidRPr="00C803C0" w:rsidRDefault="00BE3C69">
            <w:pPr>
              <w:jc w:val="both"/>
              <w:rPr>
                <w:sz w:val="20"/>
                <w:szCs w:val="20"/>
              </w:rPr>
            </w:pPr>
          </w:p>
        </w:tc>
        <w:tc>
          <w:tcPr>
            <w:tcW w:w="1977" w:type="dxa"/>
            <w:shd w:val="clear" w:color="auto" w:fill="auto"/>
          </w:tcPr>
          <w:p w14:paraId="000001E2" w14:textId="77777777" w:rsidR="00BE3C69" w:rsidRPr="00C803C0" w:rsidRDefault="00BE3C69">
            <w:pPr>
              <w:jc w:val="both"/>
              <w:rPr>
                <w:sz w:val="20"/>
                <w:szCs w:val="20"/>
              </w:rPr>
            </w:pPr>
          </w:p>
        </w:tc>
      </w:tr>
    </w:tbl>
    <w:p w14:paraId="000001E3" w14:textId="77777777" w:rsidR="00BE3C69" w:rsidRPr="00C803C0" w:rsidRDefault="00BE3C69">
      <w:pPr>
        <w:rPr>
          <w:color w:val="000000"/>
          <w:sz w:val="20"/>
          <w:szCs w:val="20"/>
        </w:rPr>
      </w:pPr>
    </w:p>
    <w:sectPr w:rsidR="00BE3C69" w:rsidRPr="00C803C0">
      <w:headerReference w:type="default" r:id="rId27"/>
      <w:footerReference w:type="default" r:id="rId2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Office User" w:date="2022-03-17T16:59:00Z" w:initials="">
    <w:p w14:paraId="000001F3"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CF03_Video_introductorio</w:t>
      </w:r>
    </w:p>
  </w:comment>
  <w:comment w:id="5" w:author="Microsoft Office User" w:date="2022-03-17T10:04:00Z" w:initials="">
    <w:p w14:paraId="000001FF" w14:textId="224CE08A" w:rsidR="00BE3C69" w:rsidRDefault="00485502">
      <w:pPr>
        <w:widowControl w:val="0"/>
        <w:pBdr>
          <w:top w:val="nil"/>
          <w:left w:val="nil"/>
          <w:bottom w:val="nil"/>
          <w:right w:val="nil"/>
          <w:between w:val="nil"/>
        </w:pBdr>
        <w:spacing w:line="240" w:lineRule="auto"/>
        <w:rPr>
          <w:color w:val="000000"/>
        </w:rPr>
      </w:pPr>
      <w:r>
        <w:rPr>
          <w:color w:val="000000"/>
        </w:rPr>
        <w:t xml:space="preserve">Ref. Imagen: </w:t>
      </w:r>
      <w:hyperlink r:id="rId1" w:anchor="query=Ataque%20inform%C3%A1tico&amp;position=6&amp;from_view=search" w:history="1">
        <w:r w:rsidR="008F1636" w:rsidRPr="009560A2">
          <w:rPr>
            <w:rStyle w:val="Hipervnculo"/>
          </w:rPr>
          <w:t>https://www.freepik.es/foto-gratis/violacion-seguridad-hacker-cyber-crime-concepto-politica-privacidad_16441845.htm#query=Ataque%20inform%C3%A1tico&amp;position=6&amp;from_view=search</w:t>
        </w:r>
      </w:hyperlink>
      <w:r w:rsidR="008F1636">
        <w:rPr>
          <w:color w:val="000000"/>
        </w:rPr>
        <w:t xml:space="preserve"> </w:t>
      </w:r>
    </w:p>
  </w:comment>
  <w:comment w:id="6" w:author="Microsoft Office User" w:date="2022-03-15T09:48:00Z" w:initials="">
    <w:p w14:paraId="000001F2"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el contenido en la referencia: Cajón texto color G</w:t>
      </w:r>
    </w:p>
  </w:comment>
  <w:comment w:id="7" w:author="Microsoft Office User" w:date="2022-03-15T09:47:00Z" w:initials="">
    <w:p w14:paraId="0000020D"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contenido en un bloque de texto destacado. Se sugiere la referencia: Cajón texto color</w:t>
      </w:r>
    </w:p>
  </w:comment>
  <w:comment w:id="12" w:author="Usuario" w:date="2022-03-23T18:22:00Z" w:initials="U">
    <w:p w14:paraId="26941314" w14:textId="45F2B045" w:rsidR="00312099" w:rsidRDefault="00312099">
      <w:pPr>
        <w:pStyle w:val="Textocomentario"/>
      </w:pPr>
      <w:r>
        <w:rPr>
          <w:rStyle w:val="Refdecomentario"/>
        </w:rPr>
        <w:annotationRef/>
      </w:r>
      <w:r>
        <w:t>Bloque destacado.</w:t>
      </w:r>
    </w:p>
  </w:comment>
  <w:comment w:id="20" w:author="Microsoft Office User" w:date="2022-03-17T10:21:00Z" w:initials="">
    <w:p w14:paraId="00000200" w14:textId="77777777" w:rsidR="00BE3C69" w:rsidRDefault="00485502">
      <w:pPr>
        <w:widowControl w:val="0"/>
        <w:pBdr>
          <w:top w:val="nil"/>
          <w:left w:val="nil"/>
          <w:bottom w:val="nil"/>
          <w:right w:val="nil"/>
          <w:between w:val="nil"/>
        </w:pBdr>
        <w:spacing w:line="240" w:lineRule="auto"/>
        <w:rPr>
          <w:color w:val="000000"/>
        </w:rPr>
      </w:pPr>
      <w:r>
        <w:rPr>
          <w:color w:val="000000"/>
        </w:rPr>
        <w:t xml:space="preserve">El recurso se encuentra en la carpeta Formatos DI con el nombre: CF03_1_Infografía_riesgo y </w:t>
      </w:r>
      <w:proofErr w:type="spellStart"/>
      <w:r>
        <w:rPr>
          <w:color w:val="000000"/>
        </w:rPr>
        <w:t>estimación</w:t>
      </w:r>
      <w:proofErr w:type="spellEnd"/>
    </w:p>
  </w:comment>
  <w:comment w:id="22" w:author="Microsoft Office User" w:date="2022-03-17T10:23:00Z" w:initials="">
    <w:p w14:paraId="00000201"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CF03_1_Gráfico_matriz de riesgo</w:t>
      </w:r>
    </w:p>
  </w:comment>
  <w:comment w:id="23" w:author="Microsoft Office User" w:date="2022-03-15T10:25:00Z" w:initials="">
    <w:p w14:paraId="000001F9"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contenido en un bloque de texto destacado. Se sugiere la referencia: Cajón texto color A</w:t>
      </w:r>
    </w:p>
  </w:comment>
  <w:comment w:id="24" w:author="Microsoft Office User" w:date="2022-03-17T10:37:00Z" w:initials="">
    <w:p w14:paraId="000001F6" w14:textId="5E7B3A5D" w:rsidR="00BE3C69" w:rsidRDefault="00485502">
      <w:pPr>
        <w:widowControl w:val="0"/>
        <w:pBdr>
          <w:top w:val="nil"/>
          <w:left w:val="nil"/>
          <w:bottom w:val="nil"/>
          <w:right w:val="nil"/>
          <w:between w:val="nil"/>
        </w:pBdr>
        <w:spacing w:line="240" w:lineRule="auto"/>
        <w:rPr>
          <w:color w:val="000000"/>
        </w:rPr>
      </w:pPr>
      <w:r>
        <w:rPr>
          <w:color w:val="000000"/>
        </w:rPr>
        <w:t xml:space="preserve">Ref. imagen: </w:t>
      </w:r>
      <w:hyperlink r:id="rId2" w:anchor="query=oficina%20de%20sistemas&amp;position=11&amp;from_view=search" w:history="1">
        <w:r w:rsidR="00341C67" w:rsidRPr="009560A2">
          <w:rPr>
            <w:rStyle w:val="Hipervnculo"/>
          </w:rPr>
          <w:t>https://www.freepik.es/foto-gratis/equipo-programadores-hablando-sobre-algoritmo-que-ejecuta-pantalla-portatil-apuntando-al-codigo-fuente-mientras-sentado-escritorio-desarrolladores-software-que-colaboran-proyecto-grupo-codificacion-datos_22453779.htm#query=oficina%20de%20sistemas&amp;position=11&amp;from_view=search</w:t>
        </w:r>
      </w:hyperlink>
      <w:r w:rsidR="00341C67">
        <w:rPr>
          <w:color w:val="000000"/>
        </w:rPr>
        <w:t xml:space="preserve"> </w:t>
      </w:r>
    </w:p>
  </w:comment>
  <w:comment w:id="25" w:author="Microsoft Office User" w:date="2022-03-17T11:47:00Z" w:initials="">
    <w:p w14:paraId="000001EF"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CF03_2_acordeon_herramientas</w:t>
      </w:r>
    </w:p>
  </w:comment>
  <w:comment w:id="26" w:author="Microsoft Office User" w:date="2022-03-17T12:40:00Z" w:initials="">
    <w:p w14:paraId="000001FC"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CF03_2_interactivo_modelo OSI</w:t>
      </w:r>
    </w:p>
  </w:comment>
  <w:comment w:id="27" w:author="Microsoft Office User" w:date="2022-03-15T10:59:00Z" w:initials="">
    <w:p w14:paraId="00000206"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contenido en un bloque de texto destacado. Se sugiere la referencia: Cajón texto color A</w:t>
      </w:r>
    </w:p>
  </w:comment>
  <w:comment w:id="31" w:author="Microsoft Office User" w:date="2022-03-17T13:02:00Z" w:initials="">
    <w:p w14:paraId="000001FA"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CF03_3_Infografía_conceptos</w:t>
      </w:r>
    </w:p>
  </w:comment>
  <w:comment w:id="32" w:author="Microsoft Office User" w:date="2022-03-15T11:27:00Z" w:initials="">
    <w:p w14:paraId="00000202"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contenido en un bloque de texto destacado. Se sugiere la referencia: Cajón texto color</w:t>
      </w:r>
    </w:p>
  </w:comment>
  <w:comment w:id="33" w:author="Microsoft Office User" w:date="2022-03-17T13:29:00Z" w:initials="">
    <w:p w14:paraId="000001F7" w14:textId="26FD8B59" w:rsidR="00BE3C69" w:rsidRDefault="00A26AC0">
      <w:pPr>
        <w:widowControl w:val="0"/>
        <w:pBdr>
          <w:top w:val="nil"/>
          <w:left w:val="nil"/>
          <w:bottom w:val="nil"/>
          <w:right w:val="nil"/>
          <w:between w:val="nil"/>
        </w:pBdr>
        <w:spacing w:line="240" w:lineRule="auto"/>
        <w:rPr>
          <w:color w:val="000000"/>
        </w:rPr>
      </w:pPr>
      <w:r>
        <w:rPr>
          <w:color w:val="000000"/>
        </w:rPr>
        <w:t>Ref. Imagen:</w:t>
      </w:r>
      <w:r w:rsidR="00485502">
        <w:rPr>
          <w:color w:val="000000"/>
        </w:rPr>
        <w:t xml:space="preserve"> </w:t>
      </w:r>
      <w:hyperlink r:id="rId3" w:anchor="query=celador&amp;position=2&amp;from_view=search" w:history="1">
        <w:r w:rsidR="00A927E3" w:rsidRPr="009560A2">
          <w:rPr>
            <w:rStyle w:val="Hipervnculo"/>
          </w:rPr>
          <w:t>https://www.freepik.es/foto-gratis/guardia-seguridad-registra-pasajeros-pie-cola_9598598.htm#query=celador&amp;position=2&amp;from_view=search</w:t>
        </w:r>
      </w:hyperlink>
      <w:r w:rsidR="00A927E3">
        <w:rPr>
          <w:color w:val="000000"/>
        </w:rPr>
        <w:t xml:space="preserve"> </w:t>
      </w:r>
    </w:p>
  </w:comment>
  <w:comment w:id="34" w:author="Microsoft Office User" w:date="2022-03-17T14:12:00Z" w:initials="">
    <w:p w14:paraId="0000020E" w14:textId="77777777" w:rsidR="00BE3C69" w:rsidRDefault="00485502">
      <w:pPr>
        <w:widowControl w:val="0"/>
        <w:pBdr>
          <w:top w:val="nil"/>
          <w:left w:val="nil"/>
          <w:bottom w:val="nil"/>
          <w:right w:val="nil"/>
          <w:between w:val="nil"/>
        </w:pBdr>
        <w:spacing w:line="240" w:lineRule="auto"/>
        <w:rPr>
          <w:color w:val="000000"/>
        </w:rPr>
      </w:pPr>
      <w:r>
        <w:rPr>
          <w:color w:val="000000"/>
        </w:rPr>
        <w:t>Pie de foto de la imagen.</w:t>
      </w:r>
    </w:p>
  </w:comment>
  <w:comment w:id="35" w:author="Microsoft Office User" w:date="2022-03-17T13:34:00Z" w:initials="">
    <w:p w14:paraId="00000203" w14:textId="2C1B943C" w:rsidR="00BE3C69" w:rsidRDefault="00485502">
      <w:pPr>
        <w:widowControl w:val="0"/>
        <w:pBdr>
          <w:top w:val="nil"/>
          <w:left w:val="nil"/>
          <w:bottom w:val="nil"/>
          <w:right w:val="nil"/>
          <w:between w:val="nil"/>
        </w:pBdr>
        <w:spacing w:line="240" w:lineRule="auto"/>
        <w:rPr>
          <w:color w:val="000000"/>
        </w:rPr>
      </w:pPr>
      <w:r>
        <w:rPr>
          <w:color w:val="000000"/>
        </w:rPr>
        <w:t xml:space="preserve">Ref. Imagen: </w:t>
      </w:r>
      <w:hyperlink r:id="rId4" w:anchor="page=5&amp;query=empresarial&amp;from_query=politica%20empresarial&amp;position=41&amp;from_view=search" w:history="1">
        <w:r w:rsidR="00FD2ADA" w:rsidRPr="009560A2">
          <w:rPr>
            <w:rStyle w:val="Hipervnculo"/>
          </w:rPr>
          <w:t>https://www.freepik.es/foto-gratis/personas-que-participan-eventos-negocios_24483063.htm#page=5&amp;query=empresarial&amp;from_query=politica%20empresarial&amp;position=41&amp;from_view=search</w:t>
        </w:r>
      </w:hyperlink>
      <w:r w:rsidR="00FD2ADA">
        <w:rPr>
          <w:color w:val="000000"/>
        </w:rPr>
        <w:t xml:space="preserve"> </w:t>
      </w:r>
    </w:p>
  </w:comment>
  <w:comment w:id="36" w:author="Microsoft Office User" w:date="2022-03-15T11:55:00Z" w:initials="">
    <w:p w14:paraId="0000020A"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el contenido en la referencia: Cajón texto color G</w:t>
      </w:r>
    </w:p>
  </w:comment>
  <w:comment w:id="41" w:author="Microsoft Office User" w:date="2022-03-17T14:12:00Z" w:initials="">
    <w:p w14:paraId="00000209" w14:textId="77777777" w:rsidR="00BE3C69" w:rsidRDefault="00485502">
      <w:pPr>
        <w:widowControl w:val="0"/>
        <w:pBdr>
          <w:top w:val="nil"/>
          <w:left w:val="nil"/>
          <w:bottom w:val="nil"/>
          <w:right w:val="nil"/>
          <w:between w:val="nil"/>
        </w:pBdr>
        <w:spacing w:line="240" w:lineRule="auto"/>
        <w:rPr>
          <w:color w:val="000000"/>
        </w:rPr>
      </w:pPr>
      <w:r>
        <w:rPr>
          <w:color w:val="000000"/>
        </w:rPr>
        <w:t xml:space="preserve">El recurso se encuentra en la carpeta Formatos DI con el nombre: CF03_3_gráfico </w:t>
      </w:r>
      <w:proofErr w:type="spellStart"/>
      <w:r>
        <w:rPr>
          <w:color w:val="000000"/>
        </w:rPr>
        <w:t>interactivo_políticas</w:t>
      </w:r>
      <w:proofErr w:type="spellEnd"/>
    </w:p>
  </w:comment>
  <w:comment w:id="42" w:author="Microsoft Office User" w:date="2022-03-15T12:08:00Z" w:initials="">
    <w:p w14:paraId="000001ED"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contenido en un bloque de texto destacado. Se sugiere la referencia: Cajón texto color A</w:t>
      </w:r>
    </w:p>
  </w:comment>
  <w:comment w:id="46" w:author="Microsoft Office User" w:date="2022-03-17T14:27:00Z" w:initials="">
    <w:p w14:paraId="000001EB"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CF03_4_Gráfico_tipos de riesgos</w:t>
      </w:r>
    </w:p>
  </w:comment>
  <w:comment w:id="49" w:author="Microsoft Office User" w:date="2022-03-17T14:40:00Z" w:initials="">
    <w:p w14:paraId="000001F5"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CF03_4_Gráfico_ciclo PHVA</w:t>
      </w:r>
    </w:p>
  </w:comment>
  <w:comment w:id="50" w:author="Microsoft Office User" w:date="2022-03-17T14:59:00Z" w:initials="">
    <w:p w14:paraId="000001EE"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CF03_4_pestañas_clausulas 1-4</w:t>
      </w:r>
    </w:p>
  </w:comment>
  <w:comment w:id="54" w:author="Microsoft Office User" w:date="2022-03-17T15:25:00Z" w:initials="">
    <w:p w14:paraId="000001FE" w14:textId="77777777" w:rsidR="00BE3C69" w:rsidRDefault="00485502">
      <w:pPr>
        <w:widowControl w:val="0"/>
        <w:pBdr>
          <w:top w:val="nil"/>
          <w:left w:val="nil"/>
          <w:bottom w:val="nil"/>
          <w:right w:val="nil"/>
          <w:between w:val="nil"/>
        </w:pBdr>
        <w:spacing w:line="240" w:lineRule="auto"/>
        <w:rPr>
          <w:color w:val="000000"/>
        </w:rPr>
      </w:pPr>
      <w:r>
        <w:rPr>
          <w:color w:val="000000"/>
        </w:rPr>
        <w:t xml:space="preserve">El recurso se encuentra en la carpeta Formatos DI con el nombre: CF03_4_Infografía </w:t>
      </w:r>
      <w:proofErr w:type="spellStart"/>
      <w:r>
        <w:rPr>
          <w:color w:val="000000"/>
        </w:rPr>
        <w:t>interactiva_aspectos</w:t>
      </w:r>
      <w:proofErr w:type="spellEnd"/>
      <w:r>
        <w:rPr>
          <w:color w:val="000000"/>
        </w:rPr>
        <w:t xml:space="preserve"> de una organización.pptx</w:t>
      </w:r>
    </w:p>
  </w:comment>
  <w:comment w:id="55" w:author="Microsoft Office User" w:date="2022-03-17T15:51:00Z" w:initials="">
    <w:p w14:paraId="0000020F"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CF03_4_pestañas_clausulas 5-7</w:t>
      </w:r>
    </w:p>
  </w:comment>
  <w:comment w:id="61" w:author="Microsoft Office User" w:date="2022-03-17T16:08:00Z" w:initials="">
    <w:p w14:paraId="000001F1"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CF03_4_Infografía_aspectos a garantizar</w:t>
      </w:r>
    </w:p>
  </w:comment>
  <w:comment w:id="63" w:author="Microsoft Office User" w:date="2022-03-15T13:53:00Z" w:initials="">
    <w:p w14:paraId="000001F0"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contenido en un bloque de texto destacado. Se sugiere la referencia: Cajón texto color A</w:t>
      </w:r>
    </w:p>
  </w:comment>
  <w:comment w:id="64" w:author="Microsoft Office User" w:date="2022-03-15T14:13:00Z" w:initials="">
    <w:p w14:paraId="00000204" w14:textId="77777777" w:rsidR="00BE3C69" w:rsidRDefault="00485502">
      <w:pPr>
        <w:widowControl w:val="0"/>
        <w:pBdr>
          <w:top w:val="nil"/>
          <w:left w:val="nil"/>
          <w:bottom w:val="nil"/>
          <w:right w:val="nil"/>
          <w:between w:val="nil"/>
        </w:pBdr>
        <w:spacing w:line="240" w:lineRule="auto"/>
        <w:rPr>
          <w:color w:val="000000"/>
        </w:rPr>
      </w:pPr>
      <w:r>
        <w:rPr>
          <w:color w:val="000000"/>
        </w:rPr>
        <w:t>Ref. Imagen: www.freepik.es</w:t>
      </w:r>
    </w:p>
    <w:p w14:paraId="00000205" w14:textId="168AC887" w:rsidR="00BE3C69" w:rsidRDefault="00CC3A30">
      <w:pPr>
        <w:widowControl w:val="0"/>
        <w:pBdr>
          <w:top w:val="nil"/>
          <w:left w:val="nil"/>
          <w:bottom w:val="nil"/>
          <w:right w:val="nil"/>
          <w:between w:val="nil"/>
        </w:pBdr>
        <w:spacing w:line="240" w:lineRule="auto"/>
        <w:rPr>
          <w:color w:val="000000"/>
        </w:rPr>
      </w:pPr>
      <w:hyperlink r:id="rId5" w:anchor="query=desastre&amp;position=16&amp;from_view=search" w:history="1">
        <w:r w:rsidR="002F5635" w:rsidRPr="009560A2">
          <w:rPr>
            <w:rStyle w:val="Hipervnculo"/>
          </w:rPr>
          <w:t>https://www.freepik.es/vector-gratis/ilustracion-concepto-llamada-emergencia_16485214.htm#query=desastre&amp;position=16&amp;from_view=search</w:t>
        </w:r>
      </w:hyperlink>
      <w:r w:rsidR="002F5635">
        <w:rPr>
          <w:color w:val="000000"/>
        </w:rPr>
        <w:t xml:space="preserve"> </w:t>
      </w:r>
    </w:p>
  </w:comment>
  <w:comment w:id="65" w:author="Microsoft Office User" w:date="2022-03-15T14:13:00Z" w:initials="">
    <w:p w14:paraId="000001F4"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el contenido en la referencia: Cajón texto color G</w:t>
      </w:r>
    </w:p>
  </w:comment>
  <w:comment w:id="69" w:author="Microsoft Office User" w:date="2022-03-17T16:56:00Z" w:initials="">
    <w:p w14:paraId="0000020C"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CF03_5_gráfico_responsables</w:t>
      </w:r>
    </w:p>
  </w:comment>
  <w:comment w:id="74" w:author="Microsoft Office User" w:date="2022-03-17T16:56:00Z" w:initials="">
    <w:p w14:paraId="0000020B"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CF03_5_acordeon_aspectos DRP</w:t>
      </w:r>
    </w:p>
  </w:comment>
  <w:comment w:id="76" w:author="Microsoft Office User" w:date="2022-03-17T16:56:00Z" w:initials="">
    <w:p w14:paraId="000001EC" w14:textId="6A50733F" w:rsidR="00BE3C69" w:rsidRDefault="00485502">
      <w:pPr>
        <w:widowControl w:val="0"/>
        <w:pBdr>
          <w:top w:val="nil"/>
          <w:left w:val="nil"/>
          <w:bottom w:val="nil"/>
          <w:right w:val="nil"/>
          <w:between w:val="nil"/>
        </w:pBdr>
        <w:spacing w:line="240" w:lineRule="auto"/>
        <w:rPr>
          <w:color w:val="000000"/>
        </w:rPr>
      </w:pPr>
      <w:r>
        <w:rPr>
          <w:color w:val="000000"/>
        </w:rPr>
        <w:t xml:space="preserve">Ref. Imagen (página 11): </w:t>
      </w:r>
      <w:hyperlink r:id="rId6" w:history="1">
        <w:r w:rsidR="00503A61" w:rsidRPr="009560A2">
          <w:rPr>
            <w:rStyle w:val="Hipervnculo"/>
          </w:rPr>
          <w:t>http://cotana.informatica.edu.bo/downloads/COBIT5-Framework-Spanish.pdf</w:t>
        </w:r>
      </w:hyperlink>
      <w:r w:rsidR="00503A61">
        <w:rPr>
          <w:color w:val="000000"/>
        </w:rPr>
        <w:t xml:space="preserve"> </w:t>
      </w:r>
    </w:p>
    <w:p w14:paraId="2B622FC6" w14:textId="70CF8A61" w:rsidR="00503A61" w:rsidRDefault="00503A61">
      <w:pPr>
        <w:widowControl w:val="0"/>
        <w:pBdr>
          <w:top w:val="nil"/>
          <w:left w:val="nil"/>
          <w:bottom w:val="nil"/>
          <w:right w:val="nil"/>
          <w:between w:val="nil"/>
        </w:pBdr>
        <w:spacing w:line="240" w:lineRule="auto"/>
        <w:rPr>
          <w:color w:val="000000"/>
        </w:rPr>
      </w:pPr>
    </w:p>
    <w:p w14:paraId="64FCA811" w14:textId="38B3A32D" w:rsidR="00503A61" w:rsidRDefault="00503A61">
      <w:pPr>
        <w:widowControl w:val="0"/>
        <w:pBdr>
          <w:top w:val="nil"/>
          <w:left w:val="nil"/>
          <w:bottom w:val="nil"/>
          <w:right w:val="nil"/>
          <w:between w:val="nil"/>
        </w:pBdr>
        <w:spacing w:line="240" w:lineRule="auto"/>
        <w:rPr>
          <w:color w:val="000000"/>
        </w:rPr>
      </w:pPr>
      <w:r>
        <w:rPr>
          <w:color w:val="000000"/>
        </w:rPr>
        <w:t>Textos:</w:t>
      </w:r>
    </w:p>
    <w:p w14:paraId="5E87D0D5" w14:textId="717BDAD7" w:rsidR="00503A61" w:rsidRPr="00503A61" w:rsidRDefault="00503A61">
      <w:pPr>
        <w:widowControl w:val="0"/>
        <w:pBdr>
          <w:top w:val="nil"/>
          <w:left w:val="nil"/>
          <w:bottom w:val="nil"/>
          <w:right w:val="nil"/>
          <w:between w:val="nil"/>
        </w:pBdr>
        <w:spacing w:line="240" w:lineRule="auto"/>
        <w:rPr>
          <w:b/>
        </w:rPr>
      </w:pPr>
      <w:r w:rsidRPr="00503A61">
        <w:rPr>
          <w:b/>
        </w:rPr>
        <w:t>COBIT® 5</w:t>
      </w:r>
    </w:p>
    <w:p w14:paraId="37876AAF" w14:textId="22D27C57" w:rsidR="00503A61" w:rsidRDefault="00503A61" w:rsidP="00503A61">
      <w:pPr>
        <w:widowControl w:val="0"/>
        <w:pBdr>
          <w:top w:val="nil"/>
          <w:left w:val="nil"/>
          <w:bottom w:val="nil"/>
          <w:right w:val="nil"/>
          <w:between w:val="nil"/>
        </w:pBdr>
        <w:spacing w:line="240" w:lineRule="auto"/>
      </w:pPr>
      <w:r w:rsidRPr="00503A61">
        <w:rPr>
          <w:b/>
        </w:rPr>
        <w:t>Guías de Catalizadores de COBIT 5</w:t>
      </w:r>
    </w:p>
    <w:p w14:paraId="7FF8D092" w14:textId="4E2CE576" w:rsidR="00503A61" w:rsidRDefault="00503A61" w:rsidP="00503A61">
      <w:pPr>
        <w:widowControl w:val="0"/>
        <w:pBdr>
          <w:top w:val="nil"/>
          <w:left w:val="nil"/>
          <w:bottom w:val="nil"/>
          <w:right w:val="nil"/>
          <w:between w:val="nil"/>
        </w:pBdr>
        <w:spacing w:line="240" w:lineRule="auto"/>
      </w:pPr>
      <w:r>
        <w:t>COBIT® 5: Procesos Catalizadores</w:t>
      </w:r>
    </w:p>
    <w:p w14:paraId="2B6BC998" w14:textId="25E3682E" w:rsidR="00503A61" w:rsidRDefault="00503A61" w:rsidP="00503A61">
      <w:pPr>
        <w:widowControl w:val="0"/>
        <w:pBdr>
          <w:top w:val="nil"/>
          <w:left w:val="nil"/>
          <w:bottom w:val="nil"/>
          <w:right w:val="nil"/>
          <w:between w:val="nil"/>
        </w:pBdr>
        <w:spacing w:line="240" w:lineRule="auto"/>
      </w:pPr>
      <w:r>
        <w:t>COBIT® 5: Información Catalizadora</w:t>
      </w:r>
    </w:p>
    <w:p w14:paraId="20206F40" w14:textId="5530300D" w:rsidR="00503A61" w:rsidRDefault="00503A61" w:rsidP="00503A61">
      <w:pPr>
        <w:widowControl w:val="0"/>
        <w:pBdr>
          <w:top w:val="nil"/>
          <w:left w:val="nil"/>
          <w:bottom w:val="nil"/>
          <w:right w:val="nil"/>
          <w:between w:val="nil"/>
        </w:pBdr>
        <w:spacing w:line="240" w:lineRule="auto"/>
      </w:pPr>
      <w:r>
        <w:t>Otras Guías de Catalizadores</w:t>
      </w:r>
    </w:p>
    <w:p w14:paraId="34B0378B" w14:textId="674F9AA6" w:rsidR="00503A61" w:rsidRDefault="00503A61" w:rsidP="00503A61">
      <w:pPr>
        <w:widowControl w:val="0"/>
        <w:pBdr>
          <w:top w:val="nil"/>
          <w:left w:val="nil"/>
          <w:bottom w:val="nil"/>
          <w:right w:val="nil"/>
          <w:between w:val="nil"/>
        </w:pBdr>
        <w:spacing w:line="240" w:lineRule="auto"/>
      </w:pPr>
    </w:p>
    <w:p w14:paraId="73ECB342" w14:textId="3D1A1A6D" w:rsidR="00503A61" w:rsidRDefault="00503A61" w:rsidP="00503A61">
      <w:pPr>
        <w:widowControl w:val="0"/>
        <w:pBdr>
          <w:top w:val="nil"/>
          <w:left w:val="nil"/>
          <w:bottom w:val="nil"/>
          <w:right w:val="nil"/>
          <w:between w:val="nil"/>
        </w:pBdr>
        <w:spacing w:line="240" w:lineRule="auto"/>
        <w:rPr>
          <w:b/>
        </w:rPr>
      </w:pPr>
      <w:r w:rsidRPr="00503A61">
        <w:rPr>
          <w:b/>
        </w:rPr>
        <w:t>Guías Profesionales COBIT 5</w:t>
      </w:r>
    </w:p>
    <w:p w14:paraId="2D74893C" w14:textId="238C1F10" w:rsidR="00503A61" w:rsidRDefault="00503A61" w:rsidP="00503A61">
      <w:pPr>
        <w:widowControl w:val="0"/>
        <w:pBdr>
          <w:top w:val="nil"/>
          <w:left w:val="nil"/>
          <w:bottom w:val="nil"/>
          <w:right w:val="nil"/>
          <w:between w:val="nil"/>
        </w:pBdr>
        <w:spacing w:line="240" w:lineRule="auto"/>
      </w:pPr>
      <w:r>
        <w:t>Implementación de COBIT® 5</w:t>
      </w:r>
    </w:p>
    <w:p w14:paraId="51906EF2" w14:textId="45C8C29F" w:rsidR="00503A61" w:rsidRDefault="00503A61" w:rsidP="00503A61">
      <w:pPr>
        <w:widowControl w:val="0"/>
        <w:pBdr>
          <w:top w:val="nil"/>
          <w:left w:val="nil"/>
          <w:bottom w:val="nil"/>
          <w:right w:val="nil"/>
          <w:between w:val="nil"/>
        </w:pBdr>
        <w:spacing w:line="240" w:lineRule="auto"/>
      </w:pPr>
      <w:r>
        <w:t>COBIT® 5 para Seguridad de la Información</w:t>
      </w:r>
    </w:p>
    <w:p w14:paraId="41DF3730" w14:textId="0FA0BD3C" w:rsidR="00503A61" w:rsidRDefault="00503A61" w:rsidP="00503A61">
      <w:pPr>
        <w:widowControl w:val="0"/>
        <w:pBdr>
          <w:top w:val="nil"/>
          <w:left w:val="nil"/>
          <w:bottom w:val="nil"/>
          <w:right w:val="nil"/>
          <w:between w:val="nil"/>
        </w:pBdr>
        <w:spacing w:line="240" w:lineRule="auto"/>
      </w:pPr>
      <w:r>
        <w:t>COBIT® 5 para Aseguramiento</w:t>
      </w:r>
    </w:p>
    <w:p w14:paraId="248864B1" w14:textId="0ABD6059" w:rsidR="00503A61" w:rsidRDefault="00503A61" w:rsidP="00503A61">
      <w:pPr>
        <w:widowControl w:val="0"/>
        <w:pBdr>
          <w:top w:val="nil"/>
          <w:left w:val="nil"/>
          <w:bottom w:val="nil"/>
          <w:right w:val="nil"/>
          <w:between w:val="nil"/>
        </w:pBdr>
        <w:spacing w:line="240" w:lineRule="auto"/>
      </w:pPr>
      <w:r>
        <w:t>COBIT® 5 para Riesgos</w:t>
      </w:r>
    </w:p>
    <w:p w14:paraId="1E25FEF1" w14:textId="1EB74956" w:rsidR="00503A61" w:rsidRDefault="00503A61" w:rsidP="00503A61">
      <w:pPr>
        <w:widowControl w:val="0"/>
        <w:pBdr>
          <w:top w:val="nil"/>
          <w:left w:val="nil"/>
          <w:bottom w:val="nil"/>
          <w:right w:val="nil"/>
          <w:between w:val="nil"/>
        </w:pBdr>
        <w:spacing w:line="240" w:lineRule="auto"/>
      </w:pPr>
      <w:r>
        <w:t>Otras Guías Profesionales</w:t>
      </w:r>
    </w:p>
    <w:p w14:paraId="78852AA0" w14:textId="45FEEA1B" w:rsidR="00503A61" w:rsidRPr="00503A61" w:rsidRDefault="00503A61" w:rsidP="00503A61">
      <w:pPr>
        <w:widowControl w:val="0"/>
        <w:pBdr>
          <w:top w:val="nil"/>
          <w:left w:val="nil"/>
          <w:bottom w:val="nil"/>
          <w:right w:val="nil"/>
          <w:between w:val="nil"/>
        </w:pBdr>
        <w:spacing w:line="240" w:lineRule="auto"/>
        <w:rPr>
          <w:b/>
          <w:color w:val="000000"/>
        </w:rPr>
      </w:pPr>
      <w:r w:rsidRPr="00503A61">
        <w:rPr>
          <w:b/>
        </w:rPr>
        <w:t>Entorno Colaborativo Online de COBIT 5</w:t>
      </w:r>
    </w:p>
  </w:comment>
  <w:comment w:id="84" w:author="Microsoft Office User" w:date="2022-03-17T16:57:00Z" w:initials="">
    <w:p w14:paraId="00000207"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CF03_5_tarjetas_principios</w:t>
      </w:r>
    </w:p>
  </w:comment>
  <w:comment w:id="85" w:author="Microsoft Office User" w:date="2022-03-15T15:02:00Z" w:initials="">
    <w:p w14:paraId="00000208" w14:textId="77777777" w:rsidR="00BE3C69" w:rsidRDefault="00485502">
      <w:pPr>
        <w:widowControl w:val="0"/>
        <w:pBdr>
          <w:top w:val="nil"/>
          <w:left w:val="nil"/>
          <w:bottom w:val="nil"/>
          <w:right w:val="nil"/>
          <w:between w:val="nil"/>
        </w:pBdr>
        <w:spacing w:line="240" w:lineRule="auto"/>
        <w:rPr>
          <w:color w:val="000000"/>
        </w:rPr>
      </w:pPr>
      <w:r>
        <w:rPr>
          <w:color w:val="000000"/>
        </w:rPr>
        <w:t>Favor adecuar contenido en un bloque de texto destacado. Se sugiere la referencia: Cajón texto color</w:t>
      </w:r>
    </w:p>
  </w:comment>
  <w:comment w:id="88" w:author="Microsoft Office User" w:date="2022-03-17T16:57:00Z" w:initials="">
    <w:p w14:paraId="000001FD" w14:textId="77777777" w:rsidR="00BE3C69" w:rsidRDefault="00485502">
      <w:pPr>
        <w:widowControl w:val="0"/>
        <w:pBdr>
          <w:top w:val="nil"/>
          <w:left w:val="nil"/>
          <w:bottom w:val="nil"/>
          <w:right w:val="nil"/>
          <w:between w:val="nil"/>
        </w:pBdr>
        <w:spacing w:line="240" w:lineRule="auto"/>
        <w:rPr>
          <w:color w:val="000000"/>
        </w:rPr>
      </w:pPr>
      <w:r>
        <w:rPr>
          <w:color w:val="000000"/>
        </w:rPr>
        <w:t>El recurso se encuentra en la carpeta Formatos DI con el nombre: CF03_gráfico_síntesis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1F3" w15:done="0"/>
  <w15:commentEx w15:paraId="000001FF" w15:done="0"/>
  <w15:commentEx w15:paraId="000001F2" w15:done="0"/>
  <w15:commentEx w15:paraId="0000020D" w15:done="0"/>
  <w15:commentEx w15:paraId="26941314" w15:done="0"/>
  <w15:commentEx w15:paraId="00000200" w15:done="0"/>
  <w15:commentEx w15:paraId="00000201" w15:done="0"/>
  <w15:commentEx w15:paraId="000001F9" w15:done="0"/>
  <w15:commentEx w15:paraId="000001F6" w15:done="0"/>
  <w15:commentEx w15:paraId="000001EF" w15:done="0"/>
  <w15:commentEx w15:paraId="000001FC" w15:done="0"/>
  <w15:commentEx w15:paraId="00000206" w15:done="0"/>
  <w15:commentEx w15:paraId="000001FA" w15:done="0"/>
  <w15:commentEx w15:paraId="00000202" w15:done="0"/>
  <w15:commentEx w15:paraId="000001F7" w15:done="0"/>
  <w15:commentEx w15:paraId="0000020E" w15:done="0"/>
  <w15:commentEx w15:paraId="00000203" w15:done="0"/>
  <w15:commentEx w15:paraId="0000020A" w15:done="0"/>
  <w15:commentEx w15:paraId="00000209" w15:done="0"/>
  <w15:commentEx w15:paraId="000001ED" w15:done="0"/>
  <w15:commentEx w15:paraId="000001EB" w15:done="0"/>
  <w15:commentEx w15:paraId="000001F5" w15:done="0"/>
  <w15:commentEx w15:paraId="000001EE" w15:done="0"/>
  <w15:commentEx w15:paraId="000001FE" w15:done="0"/>
  <w15:commentEx w15:paraId="0000020F" w15:done="0"/>
  <w15:commentEx w15:paraId="000001F1" w15:done="0"/>
  <w15:commentEx w15:paraId="000001F0" w15:done="0"/>
  <w15:commentEx w15:paraId="00000205" w15:done="0"/>
  <w15:commentEx w15:paraId="000001F4" w15:done="0"/>
  <w15:commentEx w15:paraId="0000020C" w15:done="0"/>
  <w15:commentEx w15:paraId="0000020B" w15:done="0"/>
  <w15:commentEx w15:paraId="78852AA0" w15:done="0"/>
  <w15:commentEx w15:paraId="00000207" w15:done="0"/>
  <w15:commentEx w15:paraId="00000208" w15:done="0"/>
  <w15:commentEx w15:paraId="000001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F3" w16cid:durableId="25ED5AB6"/>
  <w16cid:commentId w16cid:paraId="000001FF" w16cid:durableId="25ED5AB5"/>
  <w16cid:commentId w16cid:paraId="000001F2" w16cid:durableId="25ED5AB4"/>
  <w16cid:commentId w16cid:paraId="0000020D" w16cid:durableId="25ED5AB3"/>
  <w16cid:commentId w16cid:paraId="26941314" w16cid:durableId="25ED5A94"/>
  <w16cid:commentId w16cid:paraId="00000200" w16cid:durableId="25ED5AB2"/>
  <w16cid:commentId w16cid:paraId="00000201" w16cid:durableId="25ED5AB1"/>
  <w16cid:commentId w16cid:paraId="000001F9" w16cid:durableId="25ED5AB0"/>
  <w16cid:commentId w16cid:paraId="000001F6" w16cid:durableId="25ED5AAF"/>
  <w16cid:commentId w16cid:paraId="000001EF" w16cid:durableId="25ED5AAE"/>
  <w16cid:commentId w16cid:paraId="000001FC" w16cid:durableId="25ED5AAD"/>
  <w16cid:commentId w16cid:paraId="00000206" w16cid:durableId="25ED5AAC"/>
  <w16cid:commentId w16cid:paraId="000001FA" w16cid:durableId="25ED5AAB"/>
  <w16cid:commentId w16cid:paraId="00000202" w16cid:durableId="25ED5AAA"/>
  <w16cid:commentId w16cid:paraId="000001F7" w16cid:durableId="25ED5AA9"/>
  <w16cid:commentId w16cid:paraId="0000020E" w16cid:durableId="25ED5AA8"/>
  <w16cid:commentId w16cid:paraId="00000203" w16cid:durableId="25ED5AA7"/>
  <w16cid:commentId w16cid:paraId="0000020A" w16cid:durableId="25ED5AA6"/>
  <w16cid:commentId w16cid:paraId="00000209" w16cid:durableId="25ED5AA5"/>
  <w16cid:commentId w16cid:paraId="000001ED" w16cid:durableId="25ED5AA4"/>
  <w16cid:commentId w16cid:paraId="000001EB" w16cid:durableId="25ED5AA3"/>
  <w16cid:commentId w16cid:paraId="000001F5" w16cid:durableId="25ED5AA2"/>
  <w16cid:commentId w16cid:paraId="000001EE" w16cid:durableId="25ED5AA1"/>
  <w16cid:commentId w16cid:paraId="000001FE" w16cid:durableId="25ED5AA0"/>
  <w16cid:commentId w16cid:paraId="0000020F" w16cid:durableId="25ED5A9F"/>
  <w16cid:commentId w16cid:paraId="000001F1" w16cid:durableId="25ED5A9E"/>
  <w16cid:commentId w16cid:paraId="000001F0" w16cid:durableId="25ED5A9D"/>
  <w16cid:commentId w16cid:paraId="00000205" w16cid:durableId="25ED5A9C"/>
  <w16cid:commentId w16cid:paraId="000001F4" w16cid:durableId="25ED5A9B"/>
  <w16cid:commentId w16cid:paraId="0000020C" w16cid:durableId="25ED5A9A"/>
  <w16cid:commentId w16cid:paraId="0000020B" w16cid:durableId="25ED5A99"/>
  <w16cid:commentId w16cid:paraId="78852AA0" w16cid:durableId="25ED5A95"/>
  <w16cid:commentId w16cid:paraId="00000207" w16cid:durableId="25ED5A98"/>
  <w16cid:commentId w16cid:paraId="00000208" w16cid:durableId="25ED5A97"/>
  <w16cid:commentId w16cid:paraId="000001FD" w16cid:durableId="25ED5A9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29DB1" w14:textId="77777777" w:rsidR="00CC3A30" w:rsidRDefault="00CC3A30">
      <w:pPr>
        <w:spacing w:line="240" w:lineRule="auto"/>
      </w:pPr>
      <w:r>
        <w:separator/>
      </w:r>
    </w:p>
  </w:endnote>
  <w:endnote w:type="continuationSeparator" w:id="0">
    <w:p w14:paraId="63A0558A" w14:textId="77777777" w:rsidR="00CC3A30" w:rsidRDefault="00CC3A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E6" w14:textId="77777777" w:rsidR="00BE3C69" w:rsidRDefault="00BE3C69">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E7" w14:textId="77777777" w:rsidR="00BE3C69" w:rsidRDefault="00BE3C69">
    <w:pPr>
      <w:spacing w:line="240" w:lineRule="auto"/>
      <w:ind w:left="-2" w:hanging="2"/>
      <w:jc w:val="right"/>
      <w:rPr>
        <w:rFonts w:ascii="Times New Roman" w:eastAsia="Times New Roman" w:hAnsi="Times New Roman" w:cs="Times New Roman"/>
        <w:sz w:val="24"/>
        <w:szCs w:val="24"/>
      </w:rPr>
    </w:pPr>
  </w:p>
  <w:p w14:paraId="000001E8" w14:textId="77777777" w:rsidR="00BE3C69" w:rsidRDefault="00BE3C69">
    <w:pPr>
      <w:spacing w:line="240" w:lineRule="auto"/>
      <w:rPr>
        <w:rFonts w:ascii="Times New Roman" w:eastAsia="Times New Roman" w:hAnsi="Times New Roman" w:cs="Times New Roman"/>
        <w:sz w:val="24"/>
        <w:szCs w:val="24"/>
      </w:rPr>
    </w:pPr>
  </w:p>
  <w:p w14:paraId="000001E9" w14:textId="77777777" w:rsidR="00BE3C69" w:rsidRDefault="00BE3C69">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EA" w14:textId="77777777" w:rsidR="00BE3C69" w:rsidRDefault="00BE3C69">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CB7F11" w14:textId="77777777" w:rsidR="00CC3A30" w:rsidRDefault="00CC3A30">
      <w:pPr>
        <w:spacing w:line="240" w:lineRule="auto"/>
      </w:pPr>
      <w:r>
        <w:separator/>
      </w:r>
    </w:p>
  </w:footnote>
  <w:footnote w:type="continuationSeparator" w:id="0">
    <w:p w14:paraId="51F1CB8B" w14:textId="77777777" w:rsidR="00CC3A30" w:rsidRDefault="00CC3A3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E4" w14:textId="77777777" w:rsidR="00BE3C69" w:rsidRDefault="00485502">
    <w:pPr>
      <w:pBdr>
        <w:top w:val="nil"/>
        <w:left w:val="nil"/>
        <w:bottom w:val="nil"/>
        <w:right w:val="nil"/>
        <w:between w:val="nil"/>
      </w:pBdr>
      <w:tabs>
        <w:tab w:val="center" w:pos="4419"/>
        <w:tab w:val="right" w:pos="8838"/>
      </w:tabs>
      <w:spacing w:line="240" w:lineRule="auto"/>
      <w:rPr>
        <w:color w:val="000000"/>
      </w:rPr>
    </w:pPr>
    <w:r>
      <w:rPr>
        <w:noProof/>
        <w:color w:val="000000"/>
        <w:lang w:val="es-MX" w:eastAsia="es-MX"/>
      </w:rPr>
      <w:drawing>
        <wp:anchor distT="0" distB="0" distL="114300" distR="114300" simplePos="0" relativeHeight="251658240" behindDoc="0" locked="0" layoutInCell="1" hidden="0" allowOverlap="1" wp14:anchorId="62A20548" wp14:editId="7CB18ACC">
          <wp:simplePos x="0" y="0"/>
          <wp:positionH relativeFrom="margin">
            <wp:align>center</wp:align>
          </wp:positionH>
          <wp:positionV relativeFrom="page">
            <wp:posOffset>276225</wp:posOffset>
          </wp:positionV>
          <wp:extent cx="629920" cy="588645"/>
          <wp:effectExtent l="0" t="0" r="0" b="0"/>
          <wp:wrapNone/>
          <wp:docPr id="1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E5" w14:textId="77777777" w:rsidR="00BE3C69" w:rsidRDefault="00BE3C69">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2E308E"/>
    <w:multiLevelType w:val="multilevel"/>
    <w:tmpl w:val="DB783B80"/>
    <w:lvl w:ilvl="0">
      <w:start w:val="1"/>
      <w:numFmt w:val="upperLetter"/>
      <w:lvlText w:val="%1."/>
      <w:lvlJc w:val="left"/>
      <w:pPr>
        <w:ind w:left="720" w:hanging="360"/>
      </w:pPr>
      <w:rPr>
        <w:color w:val="000000" w:themeColor="text1"/>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HON JAIRO RODRIGUEZ PEREZ">
    <w15:presenceInfo w15:providerId="None" w15:userId="JHON JAIRO RODRIGUEZ PEREZ"/>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C69"/>
    <w:rsid w:val="000D0605"/>
    <w:rsid w:val="00131CCE"/>
    <w:rsid w:val="001504D0"/>
    <w:rsid w:val="00154416"/>
    <w:rsid w:val="001B5EAA"/>
    <w:rsid w:val="00202D59"/>
    <w:rsid w:val="00227032"/>
    <w:rsid w:val="0023666B"/>
    <w:rsid w:val="00274308"/>
    <w:rsid w:val="0027492D"/>
    <w:rsid w:val="002F5635"/>
    <w:rsid w:val="003029D3"/>
    <w:rsid w:val="00312099"/>
    <w:rsid w:val="00332A7A"/>
    <w:rsid w:val="00341C67"/>
    <w:rsid w:val="0038464A"/>
    <w:rsid w:val="003E68F3"/>
    <w:rsid w:val="003F6F88"/>
    <w:rsid w:val="0041199A"/>
    <w:rsid w:val="004202E6"/>
    <w:rsid w:val="004762EA"/>
    <w:rsid w:val="00485502"/>
    <w:rsid w:val="004A2577"/>
    <w:rsid w:val="004F56C0"/>
    <w:rsid w:val="00503A61"/>
    <w:rsid w:val="005228F7"/>
    <w:rsid w:val="00530A6B"/>
    <w:rsid w:val="006035EC"/>
    <w:rsid w:val="00650F9D"/>
    <w:rsid w:val="00665DAA"/>
    <w:rsid w:val="00687F7E"/>
    <w:rsid w:val="007211F1"/>
    <w:rsid w:val="007D36DB"/>
    <w:rsid w:val="007E34B1"/>
    <w:rsid w:val="007F3B6B"/>
    <w:rsid w:val="008420DE"/>
    <w:rsid w:val="008667FD"/>
    <w:rsid w:val="008C449F"/>
    <w:rsid w:val="008D428D"/>
    <w:rsid w:val="008F0231"/>
    <w:rsid w:val="008F1636"/>
    <w:rsid w:val="009658AB"/>
    <w:rsid w:val="009A51A9"/>
    <w:rsid w:val="009E6F5A"/>
    <w:rsid w:val="00A26AC0"/>
    <w:rsid w:val="00A86524"/>
    <w:rsid w:val="00A8665F"/>
    <w:rsid w:val="00A927E3"/>
    <w:rsid w:val="00B40C76"/>
    <w:rsid w:val="00B84CC1"/>
    <w:rsid w:val="00B964A6"/>
    <w:rsid w:val="00BE3C69"/>
    <w:rsid w:val="00C10E77"/>
    <w:rsid w:val="00C4395D"/>
    <w:rsid w:val="00C803C0"/>
    <w:rsid w:val="00CC19EB"/>
    <w:rsid w:val="00CC3A30"/>
    <w:rsid w:val="00D1409A"/>
    <w:rsid w:val="00D83E07"/>
    <w:rsid w:val="00E335A3"/>
    <w:rsid w:val="00F35F03"/>
    <w:rsid w:val="00F41A18"/>
    <w:rsid w:val="00F42AF4"/>
    <w:rsid w:val="00F661B9"/>
    <w:rsid w:val="00FA0AD1"/>
    <w:rsid w:val="00FD2ADA"/>
    <w:rsid w:val="00FE6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A895C"/>
  <w15:docId w15:val="{9AB82C12-3B16-4C93-94C5-80659FE81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Ind w:w="0" w:type="dxa"/>
      <w:tblCellMar>
        <w:top w:w="100" w:type="dxa"/>
        <w:left w:w="100" w:type="dxa"/>
        <w:bottom w:w="100" w:type="dxa"/>
        <w:right w:w="100" w:type="dxa"/>
      </w:tblCellMar>
    </w:tblPr>
  </w:style>
  <w:style w:type="table" w:customStyle="1" w:styleId="a0">
    <w:basedOn w:val="Tablanormal"/>
    <w:tblPr>
      <w:tblStyleRowBandSize w:val="1"/>
      <w:tblStyleColBandSize w:val="1"/>
      <w:tblInd w:w="0" w:type="dxa"/>
      <w:tblCellMar>
        <w:top w:w="100" w:type="dxa"/>
        <w:left w:w="100" w:type="dxa"/>
        <w:bottom w:w="100" w:type="dxa"/>
        <w:right w:w="100" w:type="dxa"/>
      </w:tblCellMar>
    </w:tblPr>
  </w:style>
  <w:style w:type="table" w:customStyle="1" w:styleId="a1">
    <w:basedOn w:val="Tablanormal"/>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6">
    <w:basedOn w:val="TableNormal2"/>
    <w:tblPr>
      <w:tblStyleRowBandSize w:val="1"/>
      <w:tblStyleColBandSize w:val="1"/>
      <w:tblCellMar>
        <w:top w:w="0" w:type="dxa"/>
        <w:left w:w="70" w:type="dxa"/>
        <w:bottom w:w="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top w:w="0" w:type="dxa"/>
        <w:left w:w="115" w:type="dxa"/>
        <w:bottom w:w="0" w:type="dxa"/>
        <w:right w:w="115" w:type="dxa"/>
      </w:tblCellMar>
    </w:tblPr>
  </w:style>
  <w:style w:type="table" w:customStyle="1" w:styleId="aa">
    <w:basedOn w:val="TableNormal2"/>
    <w:tblPr>
      <w:tblStyleRowBandSize w:val="1"/>
      <w:tblStyleColBandSize w:val="1"/>
      <w:tblCellMar>
        <w:top w:w="0" w:type="dxa"/>
        <w:left w:w="115" w:type="dxa"/>
        <w:bottom w:w="0"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character" w:customStyle="1" w:styleId="Ttulo3Car">
    <w:name w:val="Título 3 Car"/>
    <w:basedOn w:val="Fuentedeprrafopredeter"/>
    <w:link w:val="Ttulo3"/>
    <w:uiPriority w:val="9"/>
    <w:rsid w:val="006A5B91"/>
    <w:rPr>
      <w:color w:val="434343"/>
      <w:sz w:val="28"/>
      <w:szCs w:val="28"/>
    </w:rPr>
  </w:style>
  <w:style w:type="table" w:customStyle="1" w:styleId="af4">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a">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c">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d">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e">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0">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2">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3">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4">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5">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6">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7">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8">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9">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styleId="Tabladecuadrcula5oscura-nfasis5">
    <w:name w:val="Grid Table 5 Dark Accent 5"/>
    <w:basedOn w:val="Tablanormal"/>
    <w:uiPriority w:val="50"/>
    <w:rsid w:val="00312099"/>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
    <w:name w:val="Unresolved Mention"/>
    <w:basedOn w:val="Fuentedeprrafopredeter"/>
    <w:uiPriority w:val="99"/>
    <w:semiHidden/>
    <w:unhideWhenUsed/>
    <w:rsid w:val="00131C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3" Type="http://schemas.openxmlformats.org/officeDocument/2006/relationships/hyperlink" Target="https://www.freepik.es/foto-gratis/guardia-seguridad-registra-pasajeros-pie-cola_9598598.htm" TargetMode="External"/><Relationship Id="rId2" Type="http://schemas.openxmlformats.org/officeDocument/2006/relationships/hyperlink" Target="https://www.freepik.es/foto-gratis/equipo-programadores-hablando-sobre-algoritmo-que-ejecuta-pantalla-portatil-apuntando-al-codigo-fuente-mientras-sentado-escritorio-desarrolladores-software-que-colaboran-proyecto-grupo-codificacion-datos_22453779.htm" TargetMode="External"/><Relationship Id="rId1" Type="http://schemas.openxmlformats.org/officeDocument/2006/relationships/hyperlink" Target="https://www.freepik.es/foto-gratis/violacion-seguridad-hacker-cyber-crime-concepto-politica-privacidad_16441845.htm" TargetMode="External"/><Relationship Id="rId6" Type="http://schemas.openxmlformats.org/officeDocument/2006/relationships/hyperlink" Target="http://cotana.informatica.edu.bo/downloads/COBIT5-Framework-Spanish.pdf" TargetMode="External"/><Relationship Id="rId5" Type="http://schemas.openxmlformats.org/officeDocument/2006/relationships/hyperlink" Target="https://www.freepik.es/vector-gratis/ilustracion-concepto-llamada-emergencia_16485214.htm" TargetMode="External"/><Relationship Id="rId4" Type="http://schemas.openxmlformats.org/officeDocument/2006/relationships/hyperlink" Target="https://www.freepik.es/foto-gratis/personas-que-participan-eventos-negocios_24483063.ht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g"/><Relationship Id="rId18" Type="http://schemas.openxmlformats.org/officeDocument/2006/relationships/hyperlink" Target="https://www.nqa.com/medialibraries/NQA/NQA-Media-Library/PDFs/Spanish%20QRFs%20and%20PDFs/NQA-ISO-27001-Guia-de-implantacion.pdf" TargetMode="External"/><Relationship Id="rId26" Type="http://schemas.openxmlformats.org/officeDocument/2006/relationships/hyperlink" Target="https://www.nqa.com/medialibraries/NQA/NQA-Media-Library/PDFs/Spanish%20QRFs%20and%20PDFs/NQA-ISO-27001-Guia-de-implantacion.pdf" TargetMode="External"/><Relationship Id="rId3" Type="http://schemas.openxmlformats.org/officeDocument/2006/relationships/styles" Target="styles.xml"/><Relationship Id="rId21" Type="http://schemas.openxmlformats.org/officeDocument/2006/relationships/hyperlink" Target="https://sena-primo.hosted.exlibrisgroup.com/primo-explore/fulldisplay?docid=sena_aleph000069696&amp;vid=SENA&amp;search_scope=sena_completo&amp;tab=sena_completo&amp;lang=es_ES&amp;context=L"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dapre.presidencia.gov.co/dapre/DocumentosSIGEPRE/M-TI-01-Manual-Politicas-Seguridad-Informacion.pdf" TargetMode="External"/><Relationship Id="rId25" Type="http://schemas.openxmlformats.org/officeDocument/2006/relationships/hyperlink" Target="http://cotana.informatica.edu.bo/downloads/COBIT5-Framework-Spanish.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sena-primo.hosted.exlibrisgroup.com/primo-explore/fulldisplay?docid=sena_virtualprovpro4403&amp;vid=SENA&amp;search_scope=sena_completo&amp;tab=sena_completo&amp;lang=es_ES&amp;context=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esap.edu.co/portal/wp-content/uploads/2019/03/Plan-de-Recuperaci%C3%B3n-de-Desastres-v1.pdf" TargetMode="External"/><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tana.informatica.edu.bo/downloads/COBIT5-Framework-Spanish.pdf" TargetMode="External"/><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hyperlink" Target="http://polux.unipiloto.edu.co:8080/00003291.pdf"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www.esap.edu.co/portal/wp-content/uploads/2019/03/Plan-de-Recuperaci%C3%B3n-de-Desastres-v1.pdf" TargetMode="External"/><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QzeFxtQPn3g11e4E72uY5LOq8g==">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3610</Words>
  <Characters>19856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Cuenta Microsoft</cp:lastModifiedBy>
  <cp:revision>2</cp:revision>
  <dcterms:created xsi:type="dcterms:W3CDTF">2022-05-24T22:14:00Z</dcterms:created>
  <dcterms:modified xsi:type="dcterms:W3CDTF">2022-05-24T22:14:00Z</dcterms:modified>
</cp:coreProperties>
</file>